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5F97" w:rsidRPr="00890002" w:rsidRDefault="00E35F97" w:rsidP="00E35F97">
      <w:pPr>
        <w:pStyle w:val="CM20"/>
        <w:jc w:val="center"/>
        <w:rPr>
          <w:rFonts w:ascii="Times New Roman" w:hAnsi="Times New Roman" w:cs="Times New Roman"/>
          <w:b/>
        </w:rPr>
      </w:pPr>
      <w:r w:rsidRPr="00890002">
        <w:rPr>
          <w:rFonts w:ascii="Times New Roman" w:hAnsi="Times New Roman" w:cs="Times New Roman"/>
          <w:b/>
        </w:rPr>
        <w:t>Accurate and E</w:t>
      </w:r>
      <w:r w:rsidRPr="00890002">
        <w:rPr>
          <w:rFonts w:ascii="Times New Roman" w:hAnsi="Cambria Math" w:cs="Times New Roman"/>
          <w:b/>
        </w:rPr>
        <w:t>ffi</w:t>
      </w:r>
      <w:r w:rsidRPr="00890002">
        <w:rPr>
          <w:rFonts w:ascii="Times New Roman" w:hAnsi="Times New Roman" w:cs="Times New Roman"/>
          <w:b/>
        </w:rPr>
        <w:t>cient Multi-scale Flow Simulation using a Hybrid CFD-MD Approach</w:t>
      </w:r>
    </w:p>
    <w:p w:rsidR="00E35F97" w:rsidRPr="00677EF5" w:rsidRDefault="00E35F97" w:rsidP="00E35F97">
      <w:pPr>
        <w:pStyle w:val="CM21"/>
        <w:jc w:val="center"/>
        <w:rPr>
          <w:rFonts w:ascii="Times New Roman" w:hAnsi="Times New Roman" w:cs="Times New Roman"/>
        </w:rPr>
      </w:pPr>
    </w:p>
    <w:p w:rsidR="007872DC" w:rsidRDefault="007872DC" w:rsidP="00E35F97">
      <w:pPr>
        <w:pStyle w:val="CM22"/>
        <w:spacing w:line="280" w:lineRule="atLeast"/>
        <w:jc w:val="both"/>
        <w:rPr>
          <w:rFonts w:ascii="Times New Roman" w:hAnsi="Times New Roman" w:cs="Times New Roman"/>
          <w:b/>
          <w:color w:val="000000"/>
          <w:sz w:val="22"/>
          <w:szCs w:val="22"/>
        </w:rPr>
      </w:pPr>
    </w:p>
    <w:p w:rsidR="00E35F97" w:rsidRPr="00D96271" w:rsidRDefault="00E35F97" w:rsidP="00E35F97">
      <w:pPr>
        <w:pStyle w:val="CM22"/>
        <w:spacing w:line="280" w:lineRule="atLeast"/>
        <w:jc w:val="both"/>
        <w:rPr>
          <w:rFonts w:ascii="Times New Roman" w:hAnsi="Times New Roman" w:cs="Times New Roman"/>
          <w:b/>
          <w:color w:val="00B050"/>
          <w:sz w:val="22"/>
          <w:szCs w:val="22"/>
        </w:rPr>
      </w:pPr>
      <w:r w:rsidRPr="00D96271">
        <w:rPr>
          <w:rFonts w:ascii="Times New Roman" w:hAnsi="Times New Roman" w:cs="Times New Roman"/>
          <w:b/>
          <w:color w:val="00B050"/>
          <w:sz w:val="22"/>
          <w:szCs w:val="22"/>
        </w:rPr>
        <w:t>Abstract</w:t>
      </w:r>
    </w:p>
    <w:p w:rsidR="00E35F97" w:rsidRPr="00D96271" w:rsidRDefault="00E35F97" w:rsidP="00E35F97">
      <w:pPr>
        <w:pStyle w:val="Default"/>
        <w:rPr>
          <w:rFonts w:ascii="Times New Roman" w:hAnsi="Times New Roman" w:cs="Times New Roman"/>
          <w:color w:val="00B050"/>
        </w:rPr>
      </w:pPr>
    </w:p>
    <w:p w:rsidR="007872DC" w:rsidRPr="00D96271" w:rsidRDefault="007872DC" w:rsidP="007872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B050"/>
          <w:szCs w:val="24"/>
        </w:rPr>
      </w:pPr>
      <w:r w:rsidRPr="00D96271">
        <w:rPr>
          <w:rFonts w:cs="Helvetica"/>
          <w:color w:val="00B050"/>
          <w:szCs w:val="24"/>
        </w:rPr>
        <w:t>We investigate numerical and computational issues associated</w:t>
      </w:r>
      <w:r w:rsidR="00890002" w:rsidRPr="00D96271">
        <w:rPr>
          <w:rFonts w:cs="Helvetica" w:hint="eastAsia"/>
          <w:color w:val="00B050"/>
          <w:szCs w:val="24"/>
          <w:lang w:eastAsia="ko-KR"/>
        </w:rPr>
        <w:t xml:space="preserve"> </w:t>
      </w:r>
      <w:r w:rsidRPr="00D96271">
        <w:rPr>
          <w:rFonts w:cs="Helvetica"/>
          <w:color w:val="00B050"/>
          <w:szCs w:val="24"/>
        </w:rPr>
        <w:t>with hybrid computational fluid dynamics (CFD) - molecular dynamics (MD) simulation methodologies. Our current hybrid CFD-MD simulation framework is based on reliable CFD and MD codes linked together through hybrid interfaces that are often based on constrained Lagrangian dynamics for data exchange between continuum and MD regions.</w:t>
      </w:r>
      <w:r w:rsidR="00890002" w:rsidRPr="00D96271">
        <w:rPr>
          <w:rFonts w:cs="Helvetica" w:hint="eastAsia"/>
          <w:color w:val="00B050"/>
          <w:szCs w:val="24"/>
          <w:lang w:eastAsia="ko-KR"/>
        </w:rPr>
        <w:t xml:space="preserve"> </w:t>
      </w:r>
      <w:r w:rsidRPr="00D96271">
        <w:rPr>
          <w:rFonts w:cs="Helvetica"/>
          <w:color w:val="00B050"/>
          <w:szCs w:val="24"/>
        </w:rPr>
        <w:t>We argue that (1) the statistical error associated with</w:t>
      </w:r>
      <w:r w:rsidR="00890002" w:rsidRPr="00D96271">
        <w:rPr>
          <w:rFonts w:cs="Helvetica" w:hint="eastAsia"/>
          <w:color w:val="00B050"/>
          <w:szCs w:val="24"/>
          <w:lang w:eastAsia="ko-KR"/>
        </w:rPr>
        <w:t xml:space="preserve"> </w:t>
      </w:r>
      <w:r w:rsidRPr="00D96271">
        <w:rPr>
          <w:rFonts w:cs="Helvetica"/>
          <w:color w:val="00B050"/>
          <w:szCs w:val="24"/>
        </w:rPr>
        <w:t>the sampled average of the molecular solution, and (2) hybrid boundary conditions via an extrapolation methodology, may lead to non-negligible spatial and temporal inaccuracies of the hybrid solution.</w:t>
      </w:r>
      <w:r w:rsidR="00890002" w:rsidRPr="00D96271">
        <w:rPr>
          <w:rFonts w:cs="Helvetica" w:hint="eastAsia"/>
          <w:color w:val="00B050"/>
          <w:szCs w:val="24"/>
          <w:lang w:eastAsia="ko-KR"/>
        </w:rPr>
        <w:t xml:space="preserve"> H</w:t>
      </w:r>
      <w:r w:rsidRPr="00D96271">
        <w:rPr>
          <w:rFonts w:cs="Helvetica"/>
          <w:color w:val="00B050"/>
          <w:szCs w:val="24"/>
        </w:rPr>
        <w:t>ence, in this study we propose two strategies for minimizing</w:t>
      </w:r>
      <w:r w:rsidR="00890002" w:rsidRPr="00D96271">
        <w:rPr>
          <w:rFonts w:cs="Helvetica" w:hint="eastAsia"/>
          <w:color w:val="00B050"/>
          <w:szCs w:val="24"/>
          <w:lang w:eastAsia="ko-KR"/>
        </w:rPr>
        <w:t xml:space="preserve"> </w:t>
      </w:r>
      <w:r w:rsidRPr="00D96271">
        <w:rPr>
          <w:rFonts w:cs="Helvetica"/>
          <w:color w:val="00B050"/>
          <w:szCs w:val="24"/>
        </w:rPr>
        <w:t>the statistical noise inherent in the MD solution:</w:t>
      </w:r>
      <w:r w:rsidR="00890002" w:rsidRPr="00D96271">
        <w:rPr>
          <w:rFonts w:cs="Helvetica" w:hint="eastAsia"/>
          <w:color w:val="00B050"/>
          <w:szCs w:val="24"/>
          <w:lang w:eastAsia="ko-KR"/>
        </w:rPr>
        <w:t xml:space="preserve"> (</w:t>
      </w:r>
      <w:r w:rsidRPr="00D96271">
        <w:rPr>
          <w:rFonts w:cs="Helvetica"/>
          <w:color w:val="00B050"/>
          <w:szCs w:val="24"/>
        </w:rPr>
        <w:t>1) optimization of coupling parameters through the molecular dynamic simulation of a stationary flow field,</w:t>
      </w:r>
      <w:r w:rsidR="00890002" w:rsidRPr="00D96271">
        <w:rPr>
          <w:rFonts w:cs="Helvetica" w:hint="eastAsia"/>
          <w:color w:val="00B050"/>
          <w:szCs w:val="24"/>
          <w:lang w:eastAsia="ko-KR"/>
        </w:rPr>
        <w:t xml:space="preserve"> </w:t>
      </w:r>
      <w:r w:rsidRPr="00D96271">
        <w:rPr>
          <w:rFonts w:cs="Helvetica"/>
          <w:color w:val="00B050"/>
          <w:szCs w:val="24"/>
        </w:rPr>
        <w:t>and (2) averaging over multiple independent replicas of the simulation system.</w:t>
      </w:r>
      <w:r w:rsidR="00890002" w:rsidRPr="00D96271">
        <w:rPr>
          <w:rFonts w:cs="Helvetica" w:hint="eastAsia"/>
          <w:color w:val="00B050"/>
          <w:szCs w:val="24"/>
          <w:lang w:eastAsia="ko-KR"/>
        </w:rPr>
        <w:t xml:space="preserve"> </w:t>
      </w:r>
      <w:r w:rsidRPr="00D96271">
        <w:rPr>
          <w:rFonts w:cs="Helvetica"/>
          <w:color w:val="00B050"/>
          <w:szCs w:val="24"/>
        </w:rPr>
        <w:t>In addition, we introduce a new temporal coupling scheme based on a 'prediction-correction' approach together with interpolation in time, which provides a more time-accurate hybrid constraint/boundary condition.</w:t>
      </w:r>
      <w:r w:rsidR="00890002" w:rsidRPr="00D96271">
        <w:rPr>
          <w:rFonts w:cs="Helvetica" w:hint="eastAsia"/>
          <w:color w:val="00B050"/>
          <w:szCs w:val="24"/>
          <w:lang w:eastAsia="ko-KR"/>
        </w:rPr>
        <w:t xml:space="preserve"> </w:t>
      </w:r>
      <w:r w:rsidRPr="00D96271">
        <w:rPr>
          <w:rFonts w:cs="Helvetica"/>
          <w:color w:val="00B050"/>
          <w:szCs w:val="24"/>
        </w:rPr>
        <w:t>With respect to computational performance, co-scheduling and</w:t>
      </w:r>
      <w:r w:rsidR="00890002" w:rsidRPr="00D96271">
        <w:rPr>
          <w:rFonts w:cs="Helvetica" w:hint="eastAsia"/>
          <w:color w:val="00B050"/>
          <w:szCs w:val="24"/>
          <w:lang w:eastAsia="ko-KR"/>
        </w:rPr>
        <w:t xml:space="preserve"> </w:t>
      </w:r>
      <w:r w:rsidRPr="00D96271">
        <w:rPr>
          <w:rFonts w:cs="Helvetica"/>
          <w:color w:val="00B050"/>
          <w:szCs w:val="24"/>
        </w:rPr>
        <w:t>load-balancing of logically distributed tasks are two important considerations in CFD-MD coupled simulations.</w:t>
      </w:r>
      <w:r w:rsidR="00890002" w:rsidRPr="00D96271">
        <w:rPr>
          <w:rFonts w:cs="Helvetica" w:hint="eastAsia"/>
          <w:color w:val="00B050"/>
          <w:szCs w:val="24"/>
          <w:lang w:eastAsia="ko-KR"/>
        </w:rPr>
        <w:t xml:space="preserve"> </w:t>
      </w:r>
      <w:r w:rsidRPr="00D96271">
        <w:rPr>
          <w:rFonts w:cs="Helvetica"/>
          <w:color w:val="00B050"/>
          <w:szCs w:val="24"/>
        </w:rPr>
        <w:t>We employ a BigJob computational framework, similar to a Pilot-job, and incorporate a load-balancing function for the computing efficiency of coupled simulation.</w:t>
      </w:r>
      <w:r w:rsidR="00890002" w:rsidRPr="00D96271">
        <w:rPr>
          <w:rFonts w:cs="Helvetica" w:hint="eastAsia"/>
          <w:color w:val="00B050"/>
          <w:szCs w:val="24"/>
          <w:lang w:eastAsia="ko-KR"/>
        </w:rPr>
        <w:t xml:space="preserve"> </w:t>
      </w:r>
      <w:r w:rsidRPr="00D96271">
        <w:rPr>
          <w:rFonts w:cs="Helvetica"/>
          <w:color w:val="00B050"/>
          <w:szCs w:val="24"/>
        </w:rPr>
        <w:t>The optimized hybrid framework is applied to solving two classical flow problems und</w:t>
      </w:r>
      <w:r w:rsidR="00890002" w:rsidRPr="00D96271">
        <w:rPr>
          <w:rFonts w:cs="Helvetica"/>
          <w:color w:val="00B050"/>
          <w:szCs w:val="24"/>
        </w:rPr>
        <w:t xml:space="preserve">er Stokes </w:t>
      </w:r>
      <w:r w:rsidRPr="00D96271">
        <w:rPr>
          <w:rFonts w:cs="Helvetica"/>
          <w:color w:val="00B050"/>
          <w:szCs w:val="24"/>
        </w:rPr>
        <w:t>conditions. One is the impulsively started Couette flow, and the other is an oscillating boundary Stokes flow, which is induced by the periodic motion of one flat plate in the channel system.</w:t>
      </w:r>
      <w:r w:rsidR="00890002" w:rsidRPr="00D96271">
        <w:rPr>
          <w:rFonts w:cs="Helvetica" w:hint="eastAsia"/>
          <w:color w:val="00B050"/>
          <w:szCs w:val="24"/>
          <w:lang w:eastAsia="ko-KR"/>
        </w:rPr>
        <w:t xml:space="preserve"> </w:t>
      </w:r>
      <w:r w:rsidRPr="00D96271">
        <w:rPr>
          <w:rFonts w:cs="Helvetica"/>
          <w:color w:val="00B050"/>
          <w:szCs w:val="24"/>
        </w:rPr>
        <w:t>We emphasize that</w:t>
      </w:r>
      <w:r w:rsidR="00890002" w:rsidRPr="00D96271">
        <w:rPr>
          <w:rFonts w:cs="Helvetica" w:hint="eastAsia"/>
          <w:color w:val="00B050"/>
          <w:szCs w:val="24"/>
          <w:lang w:eastAsia="ko-KR"/>
        </w:rPr>
        <w:t xml:space="preserve"> </w:t>
      </w:r>
      <w:r w:rsidRPr="00D96271">
        <w:rPr>
          <w:rFonts w:cs="Helvetica"/>
          <w:color w:val="00B050"/>
          <w:szCs w:val="24"/>
        </w:rPr>
        <w:t>(1) the determination of coupling parameters through the molecular dynamic simulation of a stationary flow</w:t>
      </w:r>
      <w:r w:rsidR="00890002" w:rsidRPr="00D96271">
        <w:rPr>
          <w:rFonts w:cs="Helvetica" w:hint="eastAsia"/>
          <w:color w:val="00B050"/>
          <w:szCs w:val="24"/>
          <w:lang w:eastAsia="ko-KR"/>
        </w:rPr>
        <w:t xml:space="preserve"> </w:t>
      </w:r>
      <w:r w:rsidRPr="00D96271">
        <w:rPr>
          <w:rFonts w:cs="Helvetica"/>
          <w:color w:val="00B050"/>
          <w:szCs w:val="24"/>
        </w:rPr>
        <w:t>and the averaging of multiple independent replicas contribute</w:t>
      </w:r>
      <w:r w:rsidR="00890002" w:rsidRPr="00D96271">
        <w:rPr>
          <w:rFonts w:cs="Helvetica" w:hint="eastAsia"/>
          <w:color w:val="00B050"/>
          <w:szCs w:val="24"/>
          <w:lang w:eastAsia="ko-KR"/>
        </w:rPr>
        <w:t xml:space="preserve"> </w:t>
      </w:r>
      <w:r w:rsidRPr="00D96271">
        <w:rPr>
          <w:rFonts w:cs="Helvetica"/>
          <w:color w:val="00B050"/>
          <w:szCs w:val="24"/>
        </w:rPr>
        <w:t>much on suppressing the statistical noise</w:t>
      </w:r>
      <w:r w:rsidR="00890002" w:rsidRPr="00D96271">
        <w:rPr>
          <w:rFonts w:cs="Helvetica" w:hint="eastAsia"/>
          <w:color w:val="00B050"/>
          <w:szCs w:val="24"/>
          <w:lang w:eastAsia="ko-KR"/>
        </w:rPr>
        <w:t xml:space="preserve"> </w:t>
      </w:r>
      <w:r w:rsidRPr="00D96271">
        <w:rPr>
          <w:rFonts w:cs="Helvetica"/>
          <w:color w:val="00B050"/>
          <w:szCs w:val="24"/>
        </w:rPr>
        <w:t>in relatively low-speed flow fields of O(10) m/s velocity,</w:t>
      </w:r>
      <w:r w:rsidR="00890002" w:rsidRPr="00D96271">
        <w:rPr>
          <w:rFonts w:cs="Helvetica" w:hint="eastAsia"/>
          <w:color w:val="00B050"/>
          <w:szCs w:val="24"/>
          <w:lang w:eastAsia="ko-KR"/>
        </w:rPr>
        <w:t xml:space="preserve"> </w:t>
      </w:r>
      <w:r w:rsidRPr="00D96271">
        <w:rPr>
          <w:rFonts w:cs="Helvetica"/>
          <w:color w:val="00B050"/>
          <w:szCs w:val="24"/>
        </w:rPr>
        <w:t>(2) the accuracy of unsteady flow solution is increased by applying a 'prediction-correction' temporal coupling</w:t>
      </w:r>
      <w:r w:rsidR="00890002" w:rsidRPr="00D96271">
        <w:rPr>
          <w:rFonts w:cs="Helvetica" w:hint="eastAsia"/>
          <w:color w:val="00B050"/>
          <w:szCs w:val="24"/>
          <w:lang w:eastAsia="ko-KR"/>
        </w:rPr>
        <w:t xml:space="preserve"> </w:t>
      </w:r>
      <w:r w:rsidRPr="00D96271">
        <w:rPr>
          <w:rFonts w:cs="Helvetica"/>
          <w:color w:val="00B050"/>
          <w:szCs w:val="24"/>
        </w:rPr>
        <w:t>scheme,</w:t>
      </w:r>
      <w:r w:rsidR="00890002" w:rsidRPr="00D96271">
        <w:rPr>
          <w:rFonts w:cs="Helvetica" w:hint="eastAsia"/>
          <w:color w:val="00B050"/>
          <w:szCs w:val="24"/>
          <w:lang w:eastAsia="ko-KR"/>
        </w:rPr>
        <w:t xml:space="preserve"> </w:t>
      </w:r>
      <w:r w:rsidRPr="00D96271">
        <w:rPr>
          <w:rFonts w:cs="Helvetica"/>
          <w:color w:val="00B050"/>
          <w:szCs w:val="24"/>
        </w:rPr>
        <w:t>and (3) efficient coupled simulation is conducted by employing a BigJob computational framework along with the load-balancing capability.</w:t>
      </w:r>
    </w:p>
    <w:p w:rsidR="007872DC" w:rsidRPr="00D96271" w:rsidRDefault="007872DC" w:rsidP="00052A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color w:val="00B050"/>
          <w:szCs w:val="24"/>
        </w:rPr>
      </w:pPr>
    </w:p>
    <w:p w:rsidR="00E35F97" w:rsidRPr="00D96271" w:rsidRDefault="00E35F97" w:rsidP="00E35F97">
      <w:pPr>
        <w:rPr>
          <w:color w:val="00B050"/>
        </w:rPr>
      </w:pPr>
    </w:p>
    <w:p w:rsidR="00E35F97" w:rsidRPr="00D96271" w:rsidRDefault="00E35F97" w:rsidP="00E35F97">
      <w:pPr>
        <w:rPr>
          <w:color w:val="00B050"/>
        </w:rPr>
      </w:pPr>
      <w:r w:rsidRPr="00D96271">
        <w:rPr>
          <w:rFonts w:ascii="CMT I 12" w:hAnsi="CMT I 12" w:cs="CMT I 12"/>
          <w:color w:val="00B050"/>
        </w:rPr>
        <w:t xml:space="preserve">Keywords: </w:t>
      </w:r>
      <w:r w:rsidRPr="00D96271">
        <w:rPr>
          <w:color w:val="00B050"/>
        </w:rPr>
        <w:t xml:space="preserve">Hybrid computational fluid dynamics particle dynamics approach, Constrained Lagrangian dynamics, </w:t>
      </w:r>
      <w:proofErr w:type="gramStart"/>
      <w:r w:rsidRPr="00D96271">
        <w:rPr>
          <w:color w:val="00B050"/>
        </w:rPr>
        <w:t>Temporal</w:t>
      </w:r>
      <w:proofErr w:type="gramEnd"/>
      <w:r w:rsidRPr="00D96271">
        <w:rPr>
          <w:color w:val="00B050"/>
        </w:rPr>
        <w:t xml:space="preserve"> coupling scheme, Simple API for Grid Applications, BigJob framework </w:t>
      </w:r>
    </w:p>
    <w:p w:rsidR="00E35F97" w:rsidRPr="00D96271" w:rsidRDefault="00E35F97" w:rsidP="00E35F97">
      <w:pPr>
        <w:rPr>
          <w:rFonts w:ascii="CM R 17" w:hAnsi="CM R 17" w:cs="CM R 17"/>
          <w:color w:val="00B050"/>
          <w:sz w:val="24"/>
          <w:szCs w:val="24"/>
          <w:lang w:eastAsia="ko-KR"/>
        </w:rPr>
      </w:pPr>
      <w:r w:rsidRPr="00D96271">
        <w:rPr>
          <w:color w:val="00B050"/>
        </w:rPr>
        <w:br w:type="page"/>
      </w:r>
    </w:p>
    <w:p w:rsidR="00E35F97" w:rsidRPr="00D96271" w:rsidRDefault="00E35F97" w:rsidP="00E35F97">
      <w:pPr>
        <w:pStyle w:val="ListParagraph"/>
        <w:numPr>
          <w:ilvl w:val="0"/>
          <w:numId w:val="10"/>
        </w:numPr>
        <w:rPr>
          <w:b/>
          <w:color w:val="00B050"/>
        </w:rPr>
      </w:pPr>
      <w:r w:rsidRPr="00D96271">
        <w:rPr>
          <w:b/>
          <w:color w:val="00B050"/>
        </w:rPr>
        <w:t xml:space="preserve">Introduction and Motivation </w:t>
      </w:r>
    </w:p>
    <w:p w:rsidR="00890002" w:rsidRPr="00D96271" w:rsidRDefault="00890002" w:rsidP="00890002">
      <w:pPr>
        <w:rPr>
          <w:rFonts w:cs="Times New Roman"/>
          <w:color w:val="00B050"/>
          <w:lang w:eastAsia="ko-KR"/>
        </w:rPr>
      </w:pPr>
      <w:r w:rsidRPr="00D96271">
        <w:rPr>
          <w:rFonts w:cs="Times New Roman"/>
          <w:color w:val="00B050"/>
          <w:lang w:eastAsia="ko-KR"/>
        </w:rPr>
        <w:t>A hybrid continuum dynamics - particle dynamics approach is an approach capable of describing accurately a flow at both macroscopic and molecular scales. In this approach the system is divided into two domains. A continuum formulation is used</w:t>
      </w:r>
      <w:r w:rsidRPr="00D96271">
        <w:rPr>
          <w:rFonts w:cs="Times New Roman" w:hint="eastAsia"/>
          <w:color w:val="00B050"/>
          <w:lang w:eastAsia="ko-KR"/>
        </w:rPr>
        <w:t xml:space="preserve"> </w:t>
      </w:r>
      <w:r w:rsidRPr="00D96271">
        <w:rPr>
          <w:rFonts w:cs="Times New Roman"/>
          <w:color w:val="00B050"/>
          <w:lang w:eastAsia="ko-KR"/>
        </w:rPr>
        <w:t>appropriately for one domain and a particle formulation (e.g. molecular dynamics) is applied to</w:t>
      </w:r>
      <w:r w:rsidRPr="00D96271">
        <w:rPr>
          <w:rFonts w:cs="Times New Roman" w:hint="eastAsia"/>
          <w:color w:val="00B050"/>
          <w:lang w:eastAsia="ko-KR"/>
        </w:rPr>
        <w:t xml:space="preserve"> </w:t>
      </w:r>
      <w:r w:rsidRPr="00D96271">
        <w:rPr>
          <w:rFonts w:cs="Times New Roman"/>
          <w:color w:val="00B050"/>
          <w:lang w:eastAsia="ko-KR"/>
        </w:rPr>
        <w:t>the other.</w:t>
      </w:r>
      <w:r w:rsidRPr="00D96271">
        <w:rPr>
          <w:rFonts w:cs="Times New Roman" w:hint="eastAsia"/>
          <w:color w:val="00B050"/>
          <w:lang w:eastAsia="ko-KR"/>
        </w:rPr>
        <w:t xml:space="preserve"> </w:t>
      </w:r>
      <w:r w:rsidRPr="00D96271">
        <w:rPr>
          <w:rFonts w:cs="Times New Roman"/>
          <w:color w:val="00B050"/>
          <w:lang w:eastAsia="ko-KR"/>
        </w:rPr>
        <w:t>Naturally the particle domain is more appropriate for material interfaces (e.g. fluid/solid or fluid/fluid) where molecular effects are more likely to be important. On the other hand, the continuum approach provides a better computational efficiency than</w:t>
      </w:r>
      <w:r w:rsidRPr="00D96271">
        <w:rPr>
          <w:rFonts w:cs="Times New Roman" w:hint="eastAsia"/>
          <w:color w:val="00B050"/>
          <w:lang w:eastAsia="ko-KR"/>
        </w:rPr>
        <w:t xml:space="preserve"> </w:t>
      </w:r>
      <w:r w:rsidRPr="00D96271">
        <w:rPr>
          <w:rFonts w:cs="Times New Roman"/>
          <w:color w:val="00B050"/>
          <w:lang w:eastAsia="ko-KR"/>
        </w:rPr>
        <w:t>particle dynamics with acceptable accuracy in solving the bulk flow field.</w:t>
      </w:r>
      <w:r w:rsidRPr="00D96271">
        <w:rPr>
          <w:rFonts w:cs="Times New Roman" w:hint="eastAsia"/>
          <w:color w:val="00B050"/>
          <w:lang w:eastAsia="ko-KR"/>
        </w:rPr>
        <w:t xml:space="preserve"> </w:t>
      </w:r>
      <w:r w:rsidRPr="00D96271">
        <w:rPr>
          <w:rFonts w:cs="Times New Roman"/>
          <w:color w:val="00B050"/>
          <w:lang w:eastAsia="ko-KR"/>
        </w:rPr>
        <w:t>In the hybrid approach the two domains are coupled through an overlap region/interface in which both formulations are valid. The overlap domain enables the exchange of conservative flow properties between the continuum and particle ones so that the respective solutions are mutually consistent. The information from the continuum domain is passed to the particle domain by imposing additional numerical modeling to preserve higher degree-of-freedom on the particle motion, while the particle domain provides boundary conditions to the continuum domain obtained through time and spatial averaging of the relevant variable.</w:t>
      </w:r>
    </w:p>
    <w:p w:rsidR="00890002" w:rsidRPr="00D96271" w:rsidRDefault="00890002" w:rsidP="00890002">
      <w:pPr>
        <w:rPr>
          <w:rFonts w:cs="Times New Roman"/>
          <w:color w:val="00B050"/>
          <w:lang w:eastAsia="ko-KR"/>
        </w:rPr>
      </w:pPr>
      <w:r w:rsidRPr="00D96271">
        <w:rPr>
          <w:rFonts w:cs="Times New Roman"/>
          <w:color w:val="00B050"/>
          <w:lang w:eastAsia="ko-KR"/>
        </w:rPr>
        <w:t>Despite the recent developments reported in the literature, most of which tested against small idealized pure atomistic flow simulations for comparison, there are still methodological and implementation issues that need refinement, testing and validation. In this section, we will give a brief account of the numerical and computational issues associated with some of the previous hybrid CFD-MD implementations and outline our approach to address them effectively.</w:t>
      </w:r>
    </w:p>
    <w:p w:rsidR="00E35F97" w:rsidRPr="00D96271" w:rsidRDefault="00E35F97" w:rsidP="00E35F97">
      <w:pPr>
        <w:pStyle w:val="ListParagraph"/>
        <w:numPr>
          <w:ilvl w:val="1"/>
          <w:numId w:val="10"/>
        </w:numPr>
        <w:rPr>
          <w:i/>
          <w:color w:val="00B050"/>
        </w:rPr>
      </w:pPr>
      <w:r w:rsidRPr="00D96271">
        <w:rPr>
          <w:i/>
          <w:color w:val="00B050"/>
        </w:rPr>
        <w:t xml:space="preserve">Previous Works </w:t>
      </w:r>
    </w:p>
    <w:p w:rsidR="00890002" w:rsidRPr="00D96271" w:rsidRDefault="00890002" w:rsidP="00890002">
      <w:pPr>
        <w:rPr>
          <w:color w:val="00B050"/>
          <w:lang w:eastAsia="ko-KR"/>
        </w:rPr>
      </w:pPr>
      <w:r w:rsidRPr="00D96271">
        <w:rPr>
          <w:color w:val="00B050"/>
          <w:lang w:eastAsia="ko-KR"/>
        </w:rPr>
        <w:t>Hybrid CFD-MD simulations have utilized constrained Lagrangian dynamics, the Schwarz method, or a direct flux exchange method, depending on the methodology used to impose the solution matching in the overlap region/interface and the nature of the variables that exchange information in this region. O'Connell and Thompson</w:t>
      </w:r>
      <w:r w:rsidRPr="00D96271">
        <w:rPr>
          <w:rFonts w:hint="eastAsia"/>
          <w:color w:val="00B050"/>
          <w:lang w:eastAsia="ko-KR"/>
        </w:rPr>
        <w:t xml:space="preserve"> </w:t>
      </w:r>
      <w:r w:rsidRPr="00D96271">
        <w:rPr>
          <w:color w:val="00B050"/>
          <w:lang w:eastAsia="ko-KR"/>
        </w:rPr>
        <w:t xml:space="preserve">were among the first to implement a hybrid CFD-MD simulation approach by introducing the overlap region that allows matching of the solutions from the two domains to relax smoothly before they are coupled together. Namely, they employed a relaxation method according to which the average MD velocity in an overlap region is forced to follow the continuum solution in the same region. </w:t>
      </w:r>
      <w:r w:rsidR="00707E63" w:rsidRPr="00D96271">
        <w:rPr>
          <w:color w:val="00B050"/>
          <w:lang w:eastAsia="ko-KR"/>
        </w:rPr>
        <w:t>In their implementation they use constrained Lagrangian dynamics according to which the particles are accelerated</w:t>
      </w:r>
      <w:r w:rsidR="00707E63" w:rsidRPr="00D96271">
        <w:rPr>
          <w:rFonts w:hint="eastAsia"/>
          <w:color w:val="00B050"/>
          <w:lang w:eastAsia="ko-KR"/>
        </w:rPr>
        <w:t xml:space="preserve"> </w:t>
      </w:r>
      <w:r w:rsidR="00707E63" w:rsidRPr="00D96271">
        <w:rPr>
          <w:color w:val="00B050"/>
          <w:lang w:eastAsia="ko-KR"/>
        </w:rPr>
        <w:t>/</w:t>
      </w:r>
      <w:r w:rsidR="00707E63" w:rsidRPr="00D96271">
        <w:rPr>
          <w:rFonts w:hint="eastAsia"/>
          <w:color w:val="00B050"/>
          <w:lang w:eastAsia="ko-KR"/>
        </w:rPr>
        <w:t xml:space="preserve"> </w:t>
      </w:r>
      <w:r w:rsidR="00707E63" w:rsidRPr="00D96271">
        <w:rPr>
          <w:color w:val="00B050"/>
          <w:lang w:eastAsia="ko-KR"/>
        </w:rPr>
        <w:t xml:space="preserve">decelerated in the overlap region so that on average they follow the continuum velocity. </w:t>
      </w:r>
      <w:r w:rsidRPr="00D96271">
        <w:rPr>
          <w:color w:val="00B050"/>
          <w:lang w:eastAsia="ko-KR"/>
        </w:rPr>
        <w:t xml:space="preserve">The drawback of their implementation is the arbitrariness of the relaxation rate and the lack of particle exchange (particle flux) between the two domains. This approach is refined by </w:t>
      </w:r>
      <w:proofErr w:type="spellStart"/>
      <w:r w:rsidRPr="00D96271">
        <w:rPr>
          <w:color w:val="00B050"/>
          <w:lang w:eastAsia="ko-KR"/>
        </w:rPr>
        <w:t>Nie</w:t>
      </w:r>
      <w:proofErr w:type="spellEnd"/>
      <w:r w:rsidRPr="00D96271">
        <w:rPr>
          <w:color w:val="00B050"/>
          <w:lang w:eastAsia="ko-KR"/>
        </w:rPr>
        <w:t xml:space="preserve"> </w:t>
      </w:r>
      <w:r w:rsidRPr="00D96271">
        <w:rPr>
          <w:rFonts w:hint="eastAsia"/>
          <w:color w:val="00B050"/>
          <w:lang w:eastAsia="ko-KR"/>
        </w:rPr>
        <w:t xml:space="preserve">et al., </w:t>
      </w:r>
      <w:r w:rsidRPr="00D96271">
        <w:rPr>
          <w:color w:val="00B050"/>
          <w:lang w:eastAsia="ko-KR"/>
        </w:rPr>
        <w:t xml:space="preserve">who imposed the spatial coupling between continuum equations and molecular dynamics through constrained dynamics implemented in the overlap region. The implementation of </w:t>
      </w:r>
      <w:proofErr w:type="spellStart"/>
      <w:r w:rsidRPr="00D96271">
        <w:rPr>
          <w:color w:val="00B050"/>
          <w:lang w:eastAsia="ko-KR"/>
        </w:rPr>
        <w:t>Nie</w:t>
      </w:r>
      <w:proofErr w:type="spellEnd"/>
      <w:r w:rsidRPr="00D96271">
        <w:rPr>
          <w:color w:val="00B050"/>
          <w:lang w:eastAsia="ko-KR"/>
        </w:rPr>
        <w:t xml:space="preserve"> at al. can also account for the presence of mass flux across the MD-continuum interface implemented via a particle exchange algorithm. The methodology has been applied to a variety of flow problems such as the impulsively started Couette flow, channel flow with rough walls, cavity flow, </w:t>
      </w:r>
      <w:proofErr w:type="spellStart"/>
      <w:r w:rsidRPr="00D96271">
        <w:rPr>
          <w:color w:val="00B050"/>
          <w:lang w:eastAsia="ko-KR"/>
        </w:rPr>
        <w:t>Poiseuille</w:t>
      </w:r>
      <w:proofErr w:type="spellEnd"/>
      <w:r w:rsidRPr="00D96271">
        <w:rPr>
          <w:color w:val="00B050"/>
          <w:lang w:eastAsia="ko-KR"/>
        </w:rPr>
        <w:t xml:space="preserve"> flow and the oscillating boundary problem. The use of direct constrained dynamics equation makes this approach easy to implement and computationally efficient. However, the absence of energy exchange modeling limits the applications to isothermal systems.</w:t>
      </w:r>
    </w:p>
    <w:p w:rsidR="00890002" w:rsidRPr="00D96271" w:rsidRDefault="00890002" w:rsidP="00890002">
      <w:pPr>
        <w:rPr>
          <w:color w:val="00B050"/>
          <w:lang w:eastAsia="ko-KR"/>
        </w:rPr>
      </w:pPr>
      <w:r w:rsidRPr="00D96271">
        <w:rPr>
          <w:color w:val="00B050"/>
          <w:lang w:eastAsia="ko-KR"/>
        </w:rPr>
        <w:lastRenderedPageBreak/>
        <w:t xml:space="preserve">To alleviate some of these shortcomings, </w:t>
      </w:r>
      <w:proofErr w:type="spellStart"/>
      <w:r w:rsidRPr="00D96271">
        <w:rPr>
          <w:color w:val="00B050"/>
          <w:lang w:eastAsia="ko-KR"/>
        </w:rPr>
        <w:t>Hadjiconstantinou</w:t>
      </w:r>
      <w:proofErr w:type="spellEnd"/>
      <w:r w:rsidRPr="00D96271">
        <w:rPr>
          <w:color w:val="00B050"/>
          <w:lang w:eastAsia="ko-KR"/>
        </w:rPr>
        <w:t xml:space="preserve"> </w:t>
      </w:r>
      <w:r w:rsidRPr="00D96271">
        <w:rPr>
          <w:rFonts w:hint="eastAsia"/>
          <w:color w:val="00B050"/>
          <w:lang w:eastAsia="ko-KR"/>
        </w:rPr>
        <w:t xml:space="preserve">et al., </w:t>
      </w:r>
      <w:r w:rsidRPr="00D96271">
        <w:rPr>
          <w:color w:val="00B050"/>
          <w:lang w:eastAsia="ko-KR"/>
        </w:rPr>
        <w:t xml:space="preserve">have introduced a new hybrid simulation methodology based on the Schwarz method. In this approach, the continuum solution is used to generate the solution in the particle domain in which the particle velocities are drawn from a </w:t>
      </w:r>
      <w:proofErr w:type="spellStart"/>
      <w:r w:rsidRPr="00D96271">
        <w:rPr>
          <w:color w:val="00B050"/>
          <w:lang w:eastAsia="ko-KR"/>
        </w:rPr>
        <w:t>Maxwellian</w:t>
      </w:r>
      <w:proofErr w:type="spellEnd"/>
      <w:r w:rsidRPr="00D96271">
        <w:rPr>
          <w:color w:val="00B050"/>
          <w:lang w:eastAsia="ko-KR"/>
        </w:rPr>
        <w:t xml:space="preserve"> distribution such that the mean velocity and the corresponding standard deviation are determined by the continuum solution and temperature. This approach later was expanded to non-periodic boundary condition problems by </w:t>
      </w:r>
      <w:proofErr w:type="spellStart"/>
      <w:r w:rsidRPr="00D96271">
        <w:rPr>
          <w:color w:val="00B050"/>
          <w:lang w:eastAsia="ko-KR"/>
        </w:rPr>
        <w:t>Werder</w:t>
      </w:r>
      <w:proofErr w:type="spellEnd"/>
      <w:r w:rsidRPr="00D96271">
        <w:rPr>
          <w:color w:val="00B050"/>
          <w:lang w:eastAsia="ko-KR"/>
        </w:rPr>
        <w:t xml:space="preserve"> </w:t>
      </w:r>
      <w:r w:rsidRPr="00D96271">
        <w:rPr>
          <w:rFonts w:hint="eastAsia"/>
          <w:color w:val="00B050"/>
          <w:lang w:eastAsia="ko-KR"/>
        </w:rPr>
        <w:t>et al.</w:t>
      </w:r>
      <w:r w:rsidRPr="00D96271">
        <w:rPr>
          <w:color w:val="00B050"/>
          <w:lang w:eastAsia="ko-KR"/>
        </w:rPr>
        <w:t xml:space="preserve">, who also expanded and refined the previous boundary force models so as to minimize local disturbance. An alternating Schwarz approach has been applied to the moving contact line problem, </w:t>
      </w:r>
      <w:proofErr w:type="spellStart"/>
      <w:r w:rsidRPr="00D96271">
        <w:rPr>
          <w:color w:val="00B050"/>
          <w:lang w:eastAsia="ko-KR"/>
        </w:rPr>
        <w:t>Poiseuille</w:t>
      </w:r>
      <w:proofErr w:type="spellEnd"/>
      <w:r w:rsidRPr="00D96271">
        <w:rPr>
          <w:color w:val="00B050"/>
          <w:lang w:eastAsia="ko-KR"/>
        </w:rPr>
        <w:t xml:space="preserve"> flow</w:t>
      </w:r>
      <w:r w:rsidRPr="00D96271">
        <w:rPr>
          <w:rFonts w:hint="eastAsia"/>
          <w:color w:val="00B050"/>
          <w:lang w:eastAsia="ko-KR"/>
        </w:rPr>
        <w:t>,</w:t>
      </w:r>
      <w:r w:rsidRPr="00D96271">
        <w:rPr>
          <w:color w:val="00B050"/>
          <w:lang w:eastAsia="ko-KR"/>
        </w:rPr>
        <w:t xml:space="preserve"> flow around the cylinder</w:t>
      </w:r>
      <w:r w:rsidRPr="00D96271">
        <w:rPr>
          <w:rFonts w:hint="eastAsia"/>
          <w:color w:val="00B050"/>
          <w:lang w:eastAsia="ko-KR"/>
        </w:rPr>
        <w:t>,</w:t>
      </w:r>
      <w:r w:rsidRPr="00D96271">
        <w:rPr>
          <w:color w:val="00B050"/>
          <w:lang w:eastAsia="ko-KR"/>
        </w:rPr>
        <w:t xml:space="preserve"> and Couette flow of water. The characteristics of decoupled physical time-scales between two domains makes this approach appealing when solving the flow field in problems in which hydrodynamic characteristic time scale is much larger than molecular dynamic time scale, i.e., micrometer system size.</w:t>
      </w:r>
    </w:p>
    <w:p w:rsidR="00890002" w:rsidRPr="00D96271" w:rsidRDefault="00890002" w:rsidP="00890002">
      <w:pPr>
        <w:rPr>
          <w:color w:val="00B050"/>
          <w:lang w:eastAsia="ko-KR"/>
        </w:rPr>
      </w:pPr>
      <w:r w:rsidRPr="00D96271">
        <w:rPr>
          <w:color w:val="00B050"/>
          <w:lang w:eastAsia="ko-KR"/>
        </w:rPr>
        <w:t xml:space="preserve">In order to be able to simulate isothermal compressible flow, </w:t>
      </w:r>
      <w:proofErr w:type="spellStart"/>
      <w:r w:rsidRPr="00D96271">
        <w:rPr>
          <w:color w:val="00B050"/>
          <w:lang w:eastAsia="ko-KR"/>
        </w:rPr>
        <w:t>Flekk</w:t>
      </w:r>
      <w:r w:rsidRPr="00D96271">
        <w:rPr>
          <w:rFonts w:hint="eastAsia"/>
          <w:color w:val="00B050"/>
          <w:lang w:eastAsia="ko-KR"/>
        </w:rPr>
        <w:t>o</w:t>
      </w:r>
      <w:r w:rsidRPr="00D96271">
        <w:rPr>
          <w:color w:val="00B050"/>
          <w:lang w:eastAsia="ko-KR"/>
        </w:rPr>
        <w:t>y</w:t>
      </w:r>
      <w:proofErr w:type="spellEnd"/>
      <w:r w:rsidRPr="00D96271">
        <w:rPr>
          <w:color w:val="00B050"/>
          <w:lang w:eastAsia="ko-KR"/>
        </w:rPr>
        <w:t xml:space="preserve"> </w:t>
      </w:r>
      <w:r w:rsidRPr="00D96271">
        <w:rPr>
          <w:rFonts w:hint="eastAsia"/>
          <w:color w:val="00B050"/>
          <w:lang w:eastAsia="ko-KR"/>
        </w:rPr>
        <w:t xml:space="preserve">et al., </w:t>
      </w:r>
      <w:r w:rsidRPr="00D96271">
        <w:rPr>
          <w:color w:val="00B050"/>
          <w:lang w:eastAsia="ko-KR"/>
        </w:rPr>
        <w:t>introduced a new hybrid method based on continuity of mass and momentum fluxes across the MD-continuum interface, which later included energy transfer. Further developments were implemented by Delgado-</w:t>
      </w:r>
      <w:proofErr w:type="spellStart"/>
      <w:r w:rsidRPr="00D96271">
        <w:rPr>
          <w:color w:val="00B050"/>
          <w:lang w:eastAsia="ko-KR"/>
        </w:rPr>
        <w:t>Buscalioni</w:t>
      </w:r>
      <w:proofErr w:type="spellEnd"/>
      <w:r w:rsidRPr="00D96271">
        <w:rPr>
          <w:color w:val="00B050"/>
          <w:lang w:eastAsia="ko-KR"/>
        </w:rPr>
        <w:t xml:space="preserve"> and </w:t>
      </w:r>
      <w:proofErr w:type="spellStart"/>
      <w:r w:rsidRPr="00D96271">
        <w:rPr>
          <w:color w:val="00B050"/>
          <w:lang w:eastAsia="ko-KR"/>
        </w:rPr>
        <w:t>Coveney</w:t>
      </w:r>
      <w:proofErr w:type="spellEnd"/>
      <w:r w:rsidRPr="00D96271">
        <w:rPr>
          <w:color w:val="00B050"/>
          <w:lang w:eastAsia="ko-KR"/>
        </w:rPr>
        <w:t xml:space="preserve"> by introducing a particle insertion algorithm which satisfies the continuity of the mass flux along the interface while preserving the mean potential energy of the system. This approach has been applied to the study of </w:t>
      </w:r>
      <w:proofErr w:type="spellStart"/>
      <w:r w:rsidRPr="00D96271">
        <w:rPr>
          <w:color w:val="00B050"/>
          <w:lang w:eastAsia="ko-KR"/>
        </w:rPr>
        <w:t>Couette</w:t>
      </w:r>
      <w:proofErr w:type="spellEnd"/>
      <w:r w:rsidRPr="00D96271">
        <w:rPr>
          <w:color w:val="00B050"/>
          <w:lang w:eastAsia="ko-KR"/>
        </w:rPr>
        <w:t xml:space="preserve"> and </w:t>
      </w:r>
      <w:proofErr w:type="spellStart"/>
      <w:r w:rsidRPr="00D96271">
        <w:rPr>
          <w:color w:val="00B050"/>
          <w:lang w:eastAsia="ko-KR"/>
        </w:rPr>
        <w:t>Poiseu</w:t>
      </w:r>
      <w:r w:rsidR="00707E63" w:rsidRPr="00D96271">
        <w:rPr>
          <w:rFonts w:hint="eastAsia"/>
          <w:color w:val="00B050"/>
          <w:lang w:eastAsia="ko-KR"/>
        </w:rPr>
        <w:t>i</w:t>
      </w:r>
      <w:r w:rsidRPr="00D96271">
        <w:rPr>
          <w:color w:val="00B050"/>
          <w:lang w:eastAsia="ko-KR"/>
        </w:rPr>
        <w:t>lle</w:t>
      </w:r>
      <w:proofErr w:type="spellEnd"/>
      <w:r w:rsidRPr="00D96271">
        <w:rPr>
          <w:color w:val="00B050"/>
          <w:lang w:eastAsia="ko-KR"/>
        </w:rPr>
        <w:t xml:space="preserve"> flow, transversal wave, and oscillating boundary problem. According to </w:t>
      </w:r>
      <w:proofErr w:type="spellStart"/>
      <w:r w:rsidRPr="00D96271">
        <w:rPr>
          <w:color w:val="00B050"/>
          <w:lang w:eastAsia="ko-KR"/>
        </w:rPr>
        <w:t>Flekk</w:t>
      </w:r>
      <w:r w:rsidRPr="00D96271">
        <w:rPr>
          <w:rFonts w:hint="eastAsia"/>
          <w:color w:val="00B050"/>
          <w:lang w:eastAsia="ko-KR"/>
        </w:rPr>
        <w:t>oy</w:t>
      </w:r>
      <w:proofErr w:type="spellEnd"/>
      <w:r w:rsidRPr="00D96271">
        <w:rPr>
          <w:rFonts w:hint="eastAsia"/>
          <w:color w:val="00B050"/>
          <w:lang w:eastAsia="ko-KR"/>
        </w:rPr>
        <w:t xml:space="preserve"> et al.,</w:t>
      </w:r>
      <w:r w:rsidRPr="00D96271">
        <w:rPr>
          <w:color w:val="00B050"/>
          <w:lang w:eastAsia="ko-KR"/>
        </w:rPr>
        <w:t xml:space="preserve"> flux exchange directly implies adherence to the relevant conservation laws without the use of constitutive relations and equations of state (to maintain the conservation laws). However, it is pointed out that the sampling time to measure fluxes within acceptable statistical error is orders of magnitude larger than the time to measure densities.</w:t>
      </w:r>
    </w:p>
    <w:p w:rsidR="00E35F97" w:rsidRPr="00D96271" w:rsidRDefault="00E35F97" w:rsidP="00E35F97">
      <w:pPr>
        <w:pStyle w:val="ListParagraph"/>
        <w:numPr>
          <w:ilvl w:val="1"/>
          <w:numId w:val="10"/>
        </w:numPr>
        <w:rPr>
          <w:i/>
          <w:color w:val="00B050"/>
        </w:rPr>
      </w:pPr>
      <w:r w:rsidRPr="00D96271">
        <w:rPr>
          <w:i/>
          <w:color w:val="00B050"/>
        </w:rPr>
        <w:t xml:space="preserve">Numerical and Computational Issues </w:t>
      </w:r>
    </w:p>
    <w:p w:rsidR="00890002" w:rsidRPr="00D96271" w:rsidRDefault="00890002" w:rsidP="00890002">
      <w:pPr>
        <w:rPr>
          <w:rFonts w:cs="Times New Roman"/>
          <w:color w:val="00B050"/>
          <w:lang w:eastAsia="ko-KR"/>
        </w:rPr>
      </w:pPr>
      <w:r w:rsidRPr="00D96271">
        <w:rPr>
          <w:rFonts w:cs="Times New Roman"/>
          <w:color w:val="00B050"/>
          <w:lang w:eastAsia="ko-KR"/>
        </w:rPr>
        <w:t>Despite the recent developments and obvious advantages of a hybrid approach for flowing systems with scales straddling molecular to macroscopic (continuum) magnitudes over pure CFD or MD, a number of numerical and computational difficulties prevent this technique from being widely used.</w:t>
      </w:r>
      <w:r w:rsidRPr="00D96271">
        <w:rPr>
          <w:rFonts w:cs="Times New Roman" w:hint="eastAsia"/>
          <w:color w:val="00B050"/>
          <w:lang w:eastAsia="ko-KR"/>
        </w:rPr>
        <w:t xml:space="preserve"> </w:t>
      </w:r>
      <w:r w:rsidRPr="00D96271">
        <w:rPr>
          <w:rFonts w:cs="Times New Roman"/>
          <w:color w:val="00B050"/>
          <w:lang w:eastAsia="ko-KR"/>
        </w:rPr>
        <w:t>One of the difficulties is the lack of a clear methodology for defining an optimized set of parameters related to the coupling of the continuum and molecular domains. In general the flow solution obtained by a direct hybrid approach suffers from the existence of significant noise in the spatially averaged particle velocity mainly due to the inherent statistical fluctuations in the molecular description. Therefore, coupling parameters such as the size of the overlap domain and its position, the width of various layers and bins in the overlap region, and the sampling conditions, should be appropriately determined a priori in order to achieve more accurate numerical solutions.</w:t>
      </w:r>
      <w:r w:rsidRPr="00D96271">
        <w:rPr>
          <w:rFonts w:cs="Times New Roman" w:hint="eastAsia"/>
          <w:color w:val="00B050"/>
          <w:lang w:eastAsia="ko-KR"/>
        </w:rPr>
        <w:t xml:space="preserve"> </w:t>
      </w:r>
      <w:r w:rsidRPr="00D96271">
        <w:rPr>
          <w:rFonts w:cs="Times New Roman"/>
          <w:color w:val="00B050"/>
          <w:lang w:eastAsia="ko-KR"/>
        </w:rPr>
        <w:t xml:space="preserve">Many of these coupling parameters are problem dependent and this complicates the problem even further. Given the stochastic nature of the noise characterized by the mean velocities in the molecular domain of the coupling region, the characteristics of fluid and solid elements, as well as the geometric characteristics of material (e.g. fluid/solid) interfaces, it is difficult to develop a mathematical model capable of predicting the optimum coupling parameters. There have been some attempts to </w:t>
      </w:r>
      <w:r w:rsidR="00290A51" w:rsidRPr="00D96271">
        <w:rPr>
          <w:rFonts w:cs="Times New Roman"/>
          <w:color w:val="00B050"/>
          <w:lang w:eastAsia="ko-KR"/>
        </w:rPr>
        <w:t>mitigate</w:t>
      </w:r>
      <w:r w:rsidRPr="00D96271">
        <w:rPr>
          <w:rFonts w:cs="Times New Roman"/>
          <w:color w:val="00B050"/>
          <w:lang w:eastAsia="ko-KR"/>
        </w:rPr>
        <w:t xml:space="preserve"> the inaccuracies associated with inherent statistical fluctuations by introduction of certain numerical damping terms in the equations of motion of the atoms in the overlap region</w:t>
      </w:r>
      <w:r w:rsidRPr="00D96271">
        <w:rPr>
          <w:rFonts w:cs="Times New Roman" w:hint="eastAsia"/>
          <w:color w:val="00B050"/>
          <w:lang w:eastAsia="ko-KR"/>
        </w:rPr>
        <w:t xml:space="preserve"> </w:t>
      </w:r>
      <w:r w:rsidRPr="00D96271">
        <w:rPr>
          <w:rFonts w:cs="Times New Roman"/>
          <w:color w:val="00B050"/>
          <w:lang w:eastAsia="ko-KR"/>
        </w:rPr>
        <w:t xml:space="preserve">or by defining a specific dynamic parameter to controlling the coupling intensity, but all of these eventually lead to some violation of energy and momentum conservation. </w:t>
      </w:r>
    </w:p>
    <w:p w:rsidR="00890002" w:rsidRPr="00D96271" w:rsidRDefault="00890002" w:rsidP="00890002">
      <w:pPr>
        <w:rPr>
          <w:rFonts w:cs="Times New Roman"/>
          <w:color w:val="00B050"/>
          <w:lang w:eastAsia="ko-KR"/>
        </w:rPr>
      </w:pPr>
      <w:r w:rsidRPr="00D96271">
        <w:rPr>
          <w:rFonts w:cs="Times New Roman"/>
          <w:color w:val="00B050"/>
          <w:lang w:eastAsia="ko-KR"/>
        </w:rPr>
        <w:lastRenderedPageBreak/>
        <w:t>Important issues remain to be addressed in the hybrid implementations for studying flow physics at moderate or low velocity conditions.  So far, most of the reported studies have been confined to relatively high-speed flow conditions, of the order of 100 m/s, in nanoscale systems; flow conditions chosen mainly to obtain a high speed shear rate in the overlapping region and, more importantly, to reduce the relative stochastic thermal noise associated with the velocity flow field. According to the mathematical models</w:t>
      </w:r>
      <w:r w:rsidRPr="00D96271">
        <w:rPr>
          <w:rFonts w:cs="Times New Roman" w:hint="eastAsia"/>
          <w:color w:val="00B050"/>
          <w:lang w:eastAsia="ko-KR"/>
        </w:rPr>
        <w:t xml:space="preserve"> </w:t>
      </w:r>
      <w:r w:rsidRPr="00D96271">
        <w:rPr>
          <w:rFonts w:cs="Times New Roman"/>
          <w:color w:val="00B050"/>
          <w:lang w:eastAsia="ko-KR"/>
        </w:rPr>
        <w:t xml:space="preserve">the noise level characterizing the average velocity in the coupling region in a hybrid CFD-MD implementation is proportional </w:t>
      </w:r>
      <w:proofErr w:type="gramStart"/>
      <w:r w:rsidR="00290A51" w:rsidRPr="00D96271">
        <w:rPr>
          <w:rFonts w:cs="Times New Roman"/>
          <w:color w:val="00B050"/>
          <w:lang w:eastAsia="ko-KR"/>
        </w:rPr>
        <w:t>to</w:t>
      </w:r>
      <w:r w:rsidR="00290A51" w:rsidRPr="00D96271">
        <w:rPr>
          <w:rFonts w:cs="Times New Roman" w:hint="eastAsia"/>
          <w:color w:val="00B050"/>
          <w:lang w:eastAsia="ko-KR"/>
        </w:rPr>
        <w:t xml:space="preserve"> </w:t>
      </w:r>
      <m:oMath>
        <w:proofErr w:type="gramEnd"/>
        <m:r>
          <m:rPr>
            <m:sty m:val="p"/>
          </m:rPr>
          <w:rPr>
            <w:rFonts w:ascii="Cambria Math" w:hAnsi="Cambria Math" w:cs="Times New Roman"/>
            <w:color w:val="00B050"/>
            <w:lang w:eastAsia="ko-KR"/>
          </w:rPr>
          <m:t>1/</m:t>
        </m:r>
        <m:sSup>
          <m:sSupPr>
            <m:ctrlPr>
              <w:rPr>
                <w:rFonts w:ascii="Cambria Math" w:hAnsi="Cambria Math" w:cs="Times New Roman"/>
                <w:color w:val="00B050"/>
                <w:lang w:eastAsia="ko-KR"/>
              </w:rPr>
            </m:ctrlPr>
          </m:sSupPr>
          <m:e>
            <m:r>
              <m:rPr>
                <m:sty m:val="p"/>
              </m:rPr>
              <w:rPr>
                <w:rFonts w:ascii="Cambria Math" w:hAnsi="Cambria Math" w:cs="Times New Roman"/>
                <w:color w:val="00B050"/>
                <w:lang w:eastAsia="ko-KR"/>
              </w:rPr>
              <m:t>u</m:t>
            </m:r>
          </m:e>
          <m:sup>
            <m:r>
              <m:rPr>
                <m:sty m:val="p"/>
              </m:rPr>
              <w:rPr>
                <w:rFonts w:ascii="Cambria Math" w:hAnsi="Cambria Math" w:cs="Times New Roman"/>
                <w:color w:val="00B050"/>
                <w:lang w:eastAsia="ko-KR"/>
              </w:rPr>
              <m:t>2</m:t>
            </m:r>
          </m:sup>
        </m:sSup>
      </m:oMath>
      <w:r w:rsidRPr="00D96271">
        <w:rPr>
          <w:rFonts w:cs="Times New Roman"/>
          <w:color w:val="00B050"/>
          <w:lang w:eastAsia="ko-KR"/>
        </w:rPr>
        <w:t>, where u</w:t>
      </w:r>
      <w:r w:rsidRPr="00D96271">
        <w:rPr>
          <w:rFonts w:cs="Times New Roman" w:hint="eastAsia"/>
          <w:color w:val="00B050"/>
          <w:lang w:eastAsia="ko-KR"/>
        </w:rPr>
        <w:t xml:space="preserve"> </w:t>
      </w:r>
      <w:r w:rsidRPr="00D96271">
        <w:rPr>
          <w:rFonts w:cs="Times New Roman"/>
          <w:color w:val="00B050"/>
          <w:lang w:eastAsia="ko-KR"/>
        </w:rPr>
        <w:t xml:space="preserve">is the far field stream velocity, and to </w:t>
      </w:r>
      <w:r w:rsidRPr="00D96271">
        <w:rPr>
          <w:rFonts w:cs="Times New Roman" w:hint="eastAsia"/>
          <w:color w:val="00B050"/>
          <w:lang w:eastAsia="ko-KR"/>
        </w:rPr>
        <w:t>1 / N</w:t>
      </w:r>
      <w:r w:rsidRPr="00D96271">
        <w:rPr>
          <w:rFonts w:cs="Times New Roman"/>
          <w:color w:val="00B050"/>
          <w:lang w:eastAsia="ko-KR"/>
        </w:rPr>
        <w:t xml:space="preserve">, where </w:t>
      </w:r>
      <w:r w:rsidRPr="00D96271">
        <w:rPr>
          <w:rFonts w:cs="Times New Roman" w:hint="eastAsia"/>
          <w:color w:val="00B050"/>
          <w:lang w:eastAsia="ko-KR"/>
        </w:rPr>
        <w:t>N</w:t>
      </w:r>
      <w:r w:rsidRPr="00D96271">
        <w:rPr>
          <w:rFonts w:cs="Times New Roman"/>
          <w:color w:val="00B050"/>
          <w:lang w:eastAsia="ko-KR"/>
        </w:rPr>
        <w:t xml:space="preserve"> denotes the number of particles contained in the sampling layer. Therefore, by reducing the free stream velocity by, say, 10 times, in order the maintain the same noise level (same statistical error)  would require the increase of the number of particles in the averaging bins by 100 times, assuming that the sampling duration is maintained constant. In general the increase of the sampling duration beyond the limits imposed by the physical time-scales of a given unsteady flow problem is to be avoided because it leads to unphysical effects.</w:t>
      </w:r>
    </w:p>
    <w:p w:rsidR="00890002" w:rsidRPr="00D96271" w:rsidRDefault="00890002" w:rsidP="00890002">
      <w:pPr>
        <w:rPr>
          <w:rFonts w:cs="Times New Roman"/>
          <w:color w:val="00B050"/>
          <w:lang w:eastAsia="ko-KR"/>
        </w:rPr>
      </w:pPr>
      <w:r w:rsidRPr="00D96271">
        <w:rPr>
          <w:rFonts w:cs="Times New Roman"/>
          <w:color w:val="00B050"/>
          <w:lang w:eastAsia="ko-KR"/>
        </w:rPr>
        <w:t xml:space="preserve">The accuracy of temporal coupling schemes is of great importance when solving unsteady problems. In general the temporal coupling scheme encompasses the timing of data exchange between the CFD and MD solvers, so as to synchronize both solutions at the same physical time instant. In this one has to keep in mind that the interpretation of the term "instantaneous" regarding values of variables differs between the continuum and molecular formulations. The time-coupling models are inherently affected by time-lagging. This is more pronounced when backward-averaged molecular dynamic properties are in general communicated as instantaneous properties to the continuum domain. To address this shortcoming, Liu </w:t>
      </w:r>
      <w:r w:rsidRPr="00D96271">
        <w:rPr>
          <w:rFonts w:cs="Times New Roman" w:hint="eastAsia"/>
          <w:color w:val="00B050"/>
          <w:lang w:eastAsia="ko-KR"/>
        </w:rPr>
        <w:t xml:space="preserve">et al., </w:t>
      </w:r>
      <w:r w:rsidRPr="00D96271">
        <w:rPr>
          <w:rFonts w:cs="Times New Roman"/>
          <w:color w:val="00B050"/>
          <w:lang w:eastAsia="ko-KR"/>
        </w:rPr>
        <w:t>proposed a multi-timescale algorithm by considering quasi-steadiness and Wang and He</w:t>
      </w:r>
      <w:r w:rsidRPr="00D96271">
        <w:rPr>
          <w:rFonts w:cs="Times New Roman" w:hint="eastAsia"/>
          <w:color w:val="00B050"/>
          <w:lang w:eastAsia="ko-KR"/>
        </w:rPr>
        <w:t xml:space="preserve"> </w:t>
      </w:r>
      <w:r w:rsidRPr="00D96271">
        <w:rPr>
          <w:rFonts w:cs="Times New Roman"/>
          <w:color w:val="00B050"/>
          <w:lang w:eastAsia="ko-KR"/>
        </w:rPr>
        <w:t>proposed passing the extrapolated continuum solution to the MD solver. Despite their success there are, however, serious limitations with these approaches as a multi-timescale algorithm is only valid if the characteristic time of the unsteady phenomenon is substantially longer than the integration (averaging) time of the MD solutions. This is also a prerequisite for the particle (MD) solution to be able to equilibrate subject to the constraint passed on from the continuum solution from one continuum time instant to another. The approach by Wang and He may therefore be a good compromise that may mitigate some of the time-lagging effects.</w:t>
      </w:r>
    </w:p>
    <w:p w:rsidR="00890002" w:rsidRPr="00D96271" w:rsidRDefault="00890002" w:rsidP="00E35F97">
      <w:pPr>
        <w:rPr>
          <w:rFonts w:cs="Times New Roman"/>
          <w:color w:val="00B050"/>
          <w:lang w:eastAsia="ko-KR"/>
        </w:rPr>
      </w:pPr>
      <w:r w:rsidRPr="00D96271">
        <w:rPr>
          <w:rFonts w:cs="Times New Roman"/>
          <w:color w:val="00B050"/>
          <w:lang w:eastAsia="ko-KR"/>
        </w:rPr>
        <w:t xml:space="preserve">In addition to the above mentioned issues, there are computational challenges related to the integration of multiple application domains into a single problem set. Due to their very different computational kernels (e.g. one mesh-based, the other an unstructured particle-based), it is difficult to incorporate distinct CFD and MD codes under the umbrella of a single tightly-coupled application (i.e. unifying two application codes to share a single MPI communicator). One possible alternative can be to implement a coupling interface into one of the individual codes and design it such that this assumes control of the two separate codes as a virtually unified simulation package. This heterogeneous implementation raises additional computational challenges. For example, in the parallel execution of such a simulation package, on conventional production systems with batch queues, it cannot be guaranteed that two separate jobs will execute concurrently. Considering the computational characteristics of the current application, where the CFD and MD codes conduct frequent data exchange, the first job that completes a task will inevitably experience the idle waiting for its counterpart to finish its sequenced task without the explicit support for co-scheduling. Another important challenge is the need for efficient load-balancing which takes into account the individual application's performance. Even if the two simulations could run concurrently, without explicit load-management/balancing support, there is likely to be inefficient utilization of </w:t>
      </w:r>
      <w:r w:rsidRPr="00D96271">
        <w:rPr>
          <w:rFonts w:cs="Times New Roman"/>
          <w:color w:val="00B050"/>
          <w:lang w:eastAsia="ko-KR"/>
        </w:rPr>
        <w:lastRenderedPageBreak/>
        <w:t>computing resources due to load imbalance. As the performance of each simulation component changes with computing resource and problem size, re-adjustment of allocated resources to each task according to their performance is required during the hybrid simulation.</w:t>
      </w:r>
    </w:p>
    <w:p w:rsidR="00E35F97" w:rsidRPr="00D96271" w:rsidRDefault="00E35F97" w:rsidP="00E35F97">
      <w:pPr>
        <w:pStyle w:val="ListParagraph"/>
        <w:numPr>
          <w:ilvl w:val="1"/>
          <w:numId w:val="10"/>
        </w:numPr>
        <w:rPr>
          <w:i/>
          <w:color w:val="00B050"/>
        </w:rPr>
      </w:pPr>
      <w:r w:rsidRPr="00D96271">
        <w:rPr>
          <w:i/>
          <w:color w:val="00B050"/>
        </w:rPr>
        <w:t xml:space="preserve">Objectives and Outline of the Paper </w:t>
      </w:r>
    </w:p>
    <w:p w:rsidR="00890002" w:rsidRPr="00D96271" w:rsidRDefault="00890002" w:rsidP="00890002">
      <w:pPr>
        <w:rPr>
          <w:rFonts w:cs="Times New Roman"/>
          <w:color w:val="00B050"/>
          <w:lang w:eastAsia="ko-KR"/>
        </w:rPr>
      </w:pPr>
      <w:r w:rsidRPr="00D96271">
        <w:rPr>
          <w:rFonts w:cs="Times New Roman"/>
          <w:color w:val="00B050"/>
          <w:lang w:eastAsia="ko-KR"/>
        </w:rPr>
        <w:t xml:space="preserve">The focus of this paper is to investigate numerical issues associated with the implementation of a typical hybrid CFD-MD methodology applied to investigate the flow in a nano/micro-fluidic system as well as with designing and developing of an efficient runtime framework for coupled multi-scale simulations. We present our implementation of a 'generic' hybrid CFD-MD interface which can be easily put together from various 'off the shelf' incompressible CFD and MD packages, as well as our model of a 'portable' framework that can be ported easily on most present day computer architectures. </w:t>
      </w:r>
    </w:p>
    <w:p w:rsidR="00890002" w:rsidRPr="00D96271" w:rsidRDefault="00890002" w:rsidP="00890002">
      <w:pPr>
        <w:rPr>
          <w:rFonts w:cs="Times New Roman"/>
          <w:color w:val="00B050"/>
          <w:lang w:eastAsia="ko-KR"/>
        </w:rPr>
      </w:pPr>
      <w:r w:rsidRPr="00D96271">
        <w:rPr>
          <w:rFonts w:cs="Times New Roman"/>
          <w:color w:val="00B050"/>
          <w:lang w:eastAsia="ko-KR"/>
        </w:rPr>
        <w:t>We present the development of our hybrid simulation framework, based on constrained Lagrangian dynamics, and apply it to two prototype classical flow problems: the impulsively started Couette flow and an oscillating boundary Stokes flow.</w:t>
      </w:r>
      <w:r w:rsidRPr="00D96271">
        <w:rPr>
          <w:rFonts w:cs="Times New Roman" w:hint="eastAsia"/>
          <w:color w:val="00B050"/>
          <w:lang w:eastAsia="ko-KR"/>
        </w:rPr>
        <w:t xml:space="preserve"> </w:t>
      </w:r>
      <w:r w:rsidRPr="00D96271">
        <w:rPr>
          <w:rFonts w:cs="Times New Roman"/>
          <w:color w:val="00B050"/>
          <w:lang w:eastAsia="ko-KR"/>
        </w:rPr>
        <w:t>From the pure MD solution on zero-velocity flow field, we elaborate on our strategy for determining the optimized set of coupling parameters that minimize the level of the statistical noise characterizing the flow field obtained by the hybrid solver. In addition we extend our investigation into the moderate-speed flow regime (flow velocities of the order of 10 m/s), which is challenging and novel. The inherent large fluctuations of the solution in the overlap region associated with relatively low flow speed are reduced by a multiple replica averaging methodology. For the oscillating boundary Stokes flow simulation, we demonstrate a novel temporal coupling scheme, called '</w:t>
      </w:r>
      <w:r w:rsidR="00290A51" w:rsidRPr="00D96271">
        <w:rPr>
          <w:rFonts w:cs="Times New Roman"/>
          <w:color w:val="00B050"/>
          <w:lang w:eastAsia="ko-KR"/>
        </w:rPr>
        <w:t>prediction</w:t>
      </w:r>
      <w:r w:rsidRPr="00D96271">
        <w:rPr>
          <w:rFonts w:cs="Times New Roman"/>
          <w:color w:val="00B050"/>
          <w:lang w:eastAsia="ko-KR"/>
        </w:rPr>
        <w:t>-correction approach' which provides improved accuracy by eliminating the overshoot/undershoot phenomena and diminishes the time-lagging pattern.</w:t>
      </w:r>
    </w:p>
    <w:p w:rsidR="00890002" w:rsidRPr="00D96271" w:rsidRDefault="00890002" w:rsidP="00890002">
      <w:pPr>
        <w:rPr>
          <w:rFonts w:cs="Times New Roman"/>
          <w:color w:val="00B050"/>
          <w:lang w:eastAsia="ko-KR"/>
        </w:rPr>
      </w:pPr>
      <w:r w:rsidRPr="00D96271">
        <w:rPr>
          <w:rFonts w:cs="Times New Roman"/>
          <w:color w:val="00B050"/>
          <w:lang w:eastAsia="ko-KR"/>
        </w:rPr>
        <w:t xml:space="preserve">In terms of computational science, our study introduces a novel approach to coupled multi-physics simulations by utilizing the virtually unified simulation package, called "Pilot-Job". We argue that using the Pilot-Job approach has distinct advantages, such as: (i) elimination of the need for a co-scheduler while preserving performance, and (ii) enables dynamic resource allocation, which in turn is important for load-balancing across coupled simulations. </w:t>
      </w:r>
    </w:p>
    <w:p w:rsidR="00890002" w:rsidRPr="00D96271" w:rsidRDefault="00890002" w:rsidP="00890002">
      <w:pPr>
        <w:rPr>
          <w:rFonts w:cs="Times New Roman"/>
          <w:color w:val="00B050"/>
          <w:lang w:eastAsia="ko-KR"/>
        </w:rPr>
      </w:pPr>
      <w:r w:rsidRPr="00D96271">
        <w:rPr>
          <w:rFonts w:cs="Times New Roman"/>
          <w:color w:val="00B050"/>
          <w:lang w:eastAsia="ko-KR"/>
        </w:rPr>
        <w:t>The paper is organized as follows. In Section</w:t>
      </w:r>
      <w:r w:rsidRPr="00D96271">
        <w:rPr>
          <w:rFonts w:cs="Times New Roman" w:hint="eastAsia"/>
          <w:color w:val="00B050"/>
          <w:lang w:eastAsia="ko-KR"/>
        </w:rPr>
        <w:t xml:space="preserve"> 2 </w:t>
      </w:r>
      <w:r w:rsidRPr="00D96271">
        <w:rPr>
          <w:rFonts w:cs="Times New Roman"/>
          <w:color w:val="00B050"/>
          <w:lang w:eastAsia="ko-KR"/>
        </w:rPr>
        <w:t>we give a brief description of the fundamental equations describing the CFD and MD formulations as well as details of the hybrid CFD-MD coupling scheme and its implementation. Technical details related to the implementation of an efficient CFD-MD simulation framework are presented in Section</w:t>
      </w:r>
      <w:r w:rsidRPr="00D96271">
        <w:rPr>
          <w:rFonts w:cs="Times New Roman" w:hint="eastAsia"/>
          <w:color w:val="00B050"/>
          <w:lang w:eastAsia="ko-KR"/>
        </w:rPr>
        <w:t xml:space="preserve"> 3</w:t>
      </w:r>
      <w:r w:rsidRPr="00D96271">
        <w:rPr>
          <w:rFonts w:cs="Times New Roman"/>
          <w:color w:val="00B050"/>
          <w:lang w:eastAsia="ko-KR"/>
        </w:rPr>
        <w:t>. In Section</w:t>
      </w:r>
      <w:r w:rsidRPr="00D96271">
        <w:rPr>
          <w:rFonts w:cs="Times New Roman" w:hint="eastAsia"/>
          <w:color w:val="00B050"/>
          <w:lang w:eastAsia="ko-KR"/>
        </w:rPr>
        <w:t xml:space="preserve"> 4</w:t>
      </w:r>
      <w:r w:rsidRPr="00D96271">
        <w:rPr>
          <w:rFonts w:cs="Times New Roman"/>
          <w:color w:val="00B050"/>
          <w:lang w:eastAsia="ko-KR"/>
        </w:rPr>
        <w:t>, we present the solutions to the two prototype problems (impulsively started Couette flow and oscillating boundary Stokes problem) obtained with our hybrid methodology. The performance and the optimization issues related to the solutions of the two test problems are described in Section</w:t>
      </w:r>
      <w:r w:rsidRPr="00D96271">
        <w:rPr>
          <w:rFonts w:cs="Times New Roman" w:hint="eastAsia"/>
          <w:color w:val="00B050"/>
          <w:lang w:eastAsia="ko-KR"/>
        </w:rPr>
        <w:t xml:space="preserve"> 5</w:t>
      </w:r>
      <w:r w:rsidRPr="00D96271">
        <w:rPr>
          <w:rFonts w:cs="Times New Roman"/>
          <w:color w:val="00B050"/>
          <w:lang w:eastAsia="ko-KR"/>
        </w:rPr>
        <w:t>. Recommendation for future work and conclusions are presented in Sections</w:t>
      </w:r>
      <w:r w:rsidRPr="00D96271">
        <w:rPr>
          <w:rFonts w:cs="Times New Roman" w:hint="eastAsia"/>
          <w:color w:val="00B050"/>
          <w:lang w:eastAsia="ko-KR"/>
        </w:rPr>
        <w:t xml:space="preserve"> 6</w:t>
      </w:r>
      <w:r w:rsidRPr="00D96271">
        <w:rPr>
          <w:rFonts w:cs="Times New Roman"/>
          <w:color w:val="00B050"/>
          <w:lang w:eastAsia="ko-KR"/>
        </w:rPr>
        <w:t xml:space="preserve"> and</w:t>
      </w:r>
      <w:r w:rsidRPr="00D96271">
        <w:rPr>
          <w:rFonts w:cs="Times New Roman" w:hint="eastAsia"/>
          <w:color w:val="00B050"/>
          <w:lang w:eastAsia="ko-KR"/>
        </w:rPr>
        <w:t xml:space="preserve"> 7</w:t>
      </w:r>
      <w:r w:rsidRPr="00D96271">
        <w:rPr>
          <w:rFonts w:cs="Times New Roman"/>
          <w:color w:val="00B050"/>
          <w:lang w:eastAsia="ko-KR"/>
        </w:rPr>
        <w:t>.</w:t>
      </w:r>
      <w:bookmarkStart w:id="0" w:name="_GoBack"/>
      <w:bookmarkEnd w:id="0"/>
    </w:p>
    <w:p w:rsidR="00E35F97" w:rsidRPr="00D96271" w:rsidRDefault="00E35F97" w:rsidP="00890002">
      <w:pPr>
        <w:pStyle w:val="ListParagraph"/>
        <w:numPr>
          <w:ilvl w:val="0"/>
          <w:numId w:val="10"/>
        </w:numPr>
        <w:rPr>
          <w:b/>
          <w:color w:val="00B050"/>
        </w:rPr>
      </w:pPr>
      <w:r w:rsidRPr="00D96271">
        <w:rPr>
          <w:b/>
          <w:color w:val="00B050"/>
        </w:rPr>
        <w:t xml:space="preserve">Fundamentals of </w:t>
      </w:r>
      <w:r w:rsidR="00052A84" w:rsidRPr="00D96271">
        <w:rPr>
          <w:b/>
          <w:color w:val="00B050"/>
        </w:rPr>
        <w:t xml:space="preserve">the </w:t>
      </w:r>
      <w:r w:rsidRPr="00D96271">
        <w:rPr>
          <w:b/>
          <w:color w:val="00B050"/>
        </w:rPr>
        <w:t xml:space="preserve">Hybrid Coupled </w:t>
      </w:r>
      <w:r w:rsidR="00052A84" w:rsidRPr="00D96271">
        <w:rPr>
          <w:b/>
          <w:color w:val="00B050"/>
        </w:rPr>
        <w:t>CFD-MD</w:t>
      </w:r>
      <w:r w:rsidRPr="00D96271">
        <w:rPr>
          <w:b/>
          <w:color w:val="00B050"/>
        </w:rPr>
        <w:t xml:space="preserve"> Simulation Toolkit </w:t>
      </w:r>
    </w:p>
    <w:p w:rsidR="00052A84" w:rsidRPr="00D96271" w:rsidRDefault="00052A84" w:rsidP="00052A84">
      <w:pPr>
        <w:rPr>
          <w:color w:val="00B050"/>
        </w:rPr>
      </w:pPr>
      <w:r w:rsidRPr="00D96271">
        <w:rPr>
          <w:color w:val="00B050"/>
        </w:rPr>
        <w:t xml:space="preserve">The accuracy of a hybrid CFD-MD solution is governed by the underlying numerical schemes of the individual continuum and particle solvers as well as the coupling scheme. This section details and explains the features of baseline solvers and the structure of the hybrid coupling interface. Additional </w:t>
      </w:r>
      <w:r w:rsidRPr="00D96271">
        <w:rPr>
          <w:color w:val="00B050"/>
        </w:rPr>
        <w:lastRenderedPageBreak/>
        <w:t>numerical treatments to improve the accuracy of hybrid CFD-MD simulations in various types of fluid systems are also addressed.</w:t>
      </w:r>
    </w:p>
    <w:p w:rsidR="00E35F97" w:rsidRPr="00D96271" w:rsidRDefault="00E35F97" w:rsidP="00E35F97">
      <w:pPr>
        <w:rPr>
          <w:color w:val="00B050"/>
        </w:rPr>
      </w:pPr>
    </w:p>
    <w:p w:rsidR="00052A84" w:rsidRPr="00D96271" w:rsidRDefault="00E35F97" w:rsidP="00052A84">
      <w:pPr>
        <w:pStyle w:val="ListParagraph"/>
        <w:numPr>
          <w:ilvl w:val="1"/>
          <w:numId w:val="10"/>
        </w:numPr>
        <w:rPr>
          <w:i/>
          <w:color w:val="00B050"/>
        </w:rPr>
      </w:pPr>
      <w:r w:rsidRPr="00D96271">
        <w:rPr>
          <w:i/>
          <w:color w:val="00B050"/>
        </w:rPr>
        <w:t>Overview of the Continuum-Molecular Coupled Approach</w:t>
      </w:r>
    </w:p>
    <w:p w:rsidR="00052A84" w:rsidRPr="00D96271" w:rsidRDefault="00052A84" w:rsidP="00052A84">
      <w:pPr>
        <w:rPr>
          <w:i/>
          <w:color w:val="00B050"/>
        </w:rPr>
      </w:pPr>
      <w:r w:rsidRPr="00D96271">
        <w:rPr>
          <w:rFonts w:cs="Times New Roman"/>
          <w:color w:val="00B050"/>
        </w:rPr>
        <w:t>The hybrid CFD-MD approach stands on the proposition that (a) the molecular dynamic simulation produces a more physically accurate solution in its domain than the continuum model would, (b) a faster and more e</w:t>
      </w:r>
      <w:r w:rsidRPr="00D96271">
        <w:rPr>
          <w:rFonts w:hAnsi="Cambria Math" w:cs="Times New Roman"/>
          <w:color w:val="00B050"/>
        </w:rPr>
        <w:t>ffi</w:t>
      </w:r>
      <w:r w:rsidRPr="00D96271">
        <w:rPr>
          <w:rFonts w:cs="Times New Roman"/>
          <w:color w:val="00B050"/>
        </w:rPr>
        <w:t>cient CFD solver provides a physically accurate solution in the continuum domain, which would be prohibitive if a particle representation were to be used, and (c) the two solutions can be reconciled by the mutual exchange of information, the continuum solution providing the constraint to the particle solution while the latter providing a boundary condition to the former. So, the region within which molecular-level physics are important (e.g. a material interface) is treated and resolved by a molecular dynamic simulation, while the region within which the continuum-level physics adequately represent the transport processes on a macroscopic scale is treated and resolved by the continuum CFD. The continuum and particle (molecular) domains overlap, in this approach, so as to exchange information for the coupling. Obviously, the overlap domain must be one where both treatments/formulations are valid.</w:t>
      </w:r>
    </w:p>
    <w:p w:rsidR="00052A84" w:rsidRPr="00D96271" w:rsidRDefault="00052A84" w:rsidP="00052A84">
      <w:pPr>
        <w:rPr>
          <w:rFonts w:cs="Times New Roman"/>
          <w:color w:val="00B050"/>
        </w:rPr>
      </w:pPr>
      <w:r w:rsidRPr="00D96271">
        <w:rPr>
          <w:rFonts w:cs="Times New Roman"/>
          <w:color w:val="00B050"/>
        </w:rPr>
        <w:t>A detailed structure of the various domains associated with the hybrid CFD/MD methodology is described in Fig. 1. CFD solves the continuum equations in the “Pure CFD Region”, while MD resolves the microscopic (particle) flow in the “Pure MD region”. The latter is a solid stationary wall for the two test problems examined herein. The hybrid (overlap) region is placed su</w:t>
      </w:r>
      <w:r w:rsidRPr="00D96271">
        <w:rPr>
          <w:rFonts w:hAnsi="Cambria Math" w:cs="Times New Roman"/>
          <w:color w:val="00B050"/>
        </w:rPr>
        <w:t>ffi</w:t>
      </w:r>
      <w:r w:rsidRPr="00D96271">
        <w:rPr>
          <w:rFonts w:cs="Times New Roman"/>
          <w:color w:val="00B050"/>
        </w:rPr>
        <w:t xml:space="preserve">ciently far from the solid wall to prevent direct constraint of the molecular-level physics in the proximity of the solid-fluid interface. </w:t>
      </w:r>
    </w:p>
    <w:p w:rsidR="00E35F97" w:rsidRPr="00D96271" w:rsidRDefault="00E35F97" w:rsidP="00E35F97">
      <w:pPr>
        <w:jc w:val="center"/>
        <w:rPr>
          <w:color w:val="00B050"/>
        </w:rPr>
      </w:pPr>
      <w:r w:rsidRPr="00D96271">
        <w:rPr>
          <w:noProof/>
          <w:color w:val="00B050"/>
          <w:lang w:val="sv-SE" w:eastAsia="ko-KR"/>
        </w:rPr>
        <w:drawing>
          <wp:inline distT="0" distB="0" distL="0" distR="0">
            <wp:extent cx="3509524" cy="2843803"/>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 cstate="print"/>
                    <a:srcRect/>
                    <a:stretch>
                      <a:fillRect/>
                    </a:stretch>
                  </pic:blipFill>
                  <pic:spPr bwMode="auto">
                    <a:xfrm>
                      <a:off x="0" y="0"/>
                      <a:ext cx="3509179" cy="2843524"/>
                    </a:xfrm>
                    <a:prstGeom prst="rect">
                      <a:avLst/>
                    </a:prstGeom>
                    <a:noFill/>
                    <a:ln w="9525">
                      <a:noFill/>
                      <a:miter lim="800000"/>
                      <a:headEnd/>
                      <a:tailEnd/>
                    </a:ln>
                  </pic:spPr>
                </pic:pic>
              </a:graphicData>
            </a:graphic>
          </wp:inline>
        </w:drawing>
      </w:r>
    </w:p>
    <w:p w:rsidR="00E35F97" w:rsidRPr="00D96271" w:rsidRDefault="00E35F97" w:rsidP="00E35F97">
      <w:pPr>
        <w:rPr>
          <w:color w:val="00B050"/>
        </w:rPr>
      </w:pPr>
      <w:r w:rsidRPr="00D96271">
        <w:rPr>
          <w:color w:val="00B050"/>
          <w:sz w:val="20"/>
          <w:szCs w:val="20"/>
        </w:rPr>
        <w:t xml:space="preserve">Figure 1: </w:t>
      </w:r>
      <w:r w:rsidRPr="00D96271">
        <w:rPr>
          <w:color w:val="00B050"/>
        </w:rPr>
        <w:t xml:space="preserve">Schematic Diagram of the Hybrid Domain with Detailed View of Overlapping Zone; Overall continuum/atomistic computational domain including overlap region is shown on left figure. Detailed layer by layer explanation of overlapping region is indicated by right figure. </w:t>
      </w:r>
    </w:p>
    <w:p w:rsidR="00052A84" w:rsidRPr="00D96271" w:rsidRDefault="00052A84" w:rsidP="00052A84">
      <w:pPr>
        <w:rPr>
          <w:rFonts w:cs="Times New Roman"/>
          <w:color w:val="00B050"/>
        </w:rPr>
      </w:pPr>
      <w:r w:rsidRPr="00D96271">
        <w:rPr>
          <w:rFonts w:cs="Times New Roman"/>
          <w:color w:val="00B050"/>
        </w:rPr>
        <w:lastRenderedPageBreak/>
        <w:t>This overlap region is designed su</w:t>
      </w:r>
      <w:r w:rsidRPr="00D96271">
        <w:rPr>
          <w:rFonts w:hAnsi="Cambria Math" w:cs="Times New Roman"/>
          <w:color w:val="00B050"/>
        </w:rPr>
        <w:t>ffi</w:t>
      </w:r>
      <w:r w:rsidRPr="00D96271">
        <w:rPr>
          <w:rFonts w:cs="Times New Roman"/>
          <w:color w:val="00B050"/>
        </w:rPr>
        <w:t>ciently large to contain five individual layers of sufficient width for the purpose of their existence. The widths of these layers are of course problem dependent. Their roles in the hybrid region are as follows. One layer (the bottom one in Fig. 1-left) provides information from the particle (MD) domain to the continuum one (denoted as ’</w:t>
      </w:r>
      <w:proofErr w:type="spellStart"/>
      <w:r w:rsidRPr="00D96271">
        <w:rPr>
          <w:rFonts w:cs="Times New Roman"/>
          <w:color w:val="00B050"/>
        </w:rPr>
        <w:t>MDtoCFD</w:t>
      </w:r>
      <w:proofErr w:type="spellEnd"/>
      <w:r w:rsidRPr="00D96271">
        <w:rPr>
          <w:rFonts w:cs="Times New Roman"/>
          <w:color w:val="00B050"/>
        </w:rPr>
        <w:t>’). A second layer (the third one from the bottom in Fig. 1-left) provides information from the continuum domain to the particle one (denoted as ’</w:t>
      </w:r>
      <w:proofErr w:type="spellStart"/>
      <w:r w:rsidRPr="00D96271">
        <w:rPr>
          <w:rFonts w:cs="Times New Roman"/>
          <w:color w:val="00B050"/>
        </w:rPr>
        <w:t>CFDtoMD</w:t>
      </w:r>
      <w:proofErr w:type="spellEnd"/>
      <w:r w:rsidRPr="00D96271">
        <w:rPr>
          <w:rFonts w:cs="Times New Roman"/>
          <w:color w:val="00B050"/>
        </w:rPr>
        <w:t>’). A third layer (the top one in Fig. 1-left) applies a fictitious external force which prevents particles from escaping from the hybrid domain. These three “active” layers are separated by bu</w:t>
      </w:r>
      <w:r w:rsidRPr="00D96271">
        <w:rPr>
          <w:rFonts w:hAnsi="Cambria Math" w:cs="Times New Roman"/>
          <w:color w:val="00B050"/>
        </w:rPr>
        <w:t>ffe</w:t>
      </w:r>
      <w:r w:rsidRPr="00D96271">
        <w:rPr>
          <w:rFonts w:cs="Times New Roman"/>
          <w:color w:val="00B050"/>
        </w:rPr>
        <w:t xml:space="preserve">r layers, which are placed so as to ensure smooth transitions and that there is no direct correlation between the “active” layers. Properties (e.g. velocity) of particles spatially located in the </w:t>
      </w:r>
      <w:proofErr w:type="spellStart"/>
      <w:r w:rsidRPr="00D96271">
        <w:rPr>
          <w:rFonts w:cs="Times New Roman"/>
          <w:color w:val="00B050"/>
        </w:rPr>
        <w:t>MDtoCFD</w:t>
      </w:r>
      <w:proofErr w:type="spellEnd"/>
      <w:r w:rsidRPr="00D96271">
        <w:rPr>
          <w:rFonts w:cs="Times New Roman"/>
          <w:color w:val="00B050"/>
        </w:rPr>
        <w:t xml:space="preserve"> layer are ensemble-averaged over all the particles in the layer and also averaged over a finite time (’sampling duration’). The average value is communicated to the continuum solver periodically with a fixed period (’sampling interval’).</w:t>
      </w:r>
    </w:p>
    <w:p w:rsidR="00052A84" w:rsidRPr="00D96271" w:rsidRDefault="00052A84" w:rsidP="00052A84">
      <w:pPr>
        <w:rPr>
          <w:rFonts w:eastAsia="CMS Y 7" w:cs="Times New Roman"/>
          <w:color w:val="00B050"/>
        </w:rPr>
      </w:pPr>
      <w:r w:rsidRPr="00D96271">
        <w:rPr>
          <w:rFonts w:cs="Times New Roman"/>
          <w:color w:val="00B050"/>
        </w:rPr>
        <w:t xml:space="preserve">The height of each layer is the same as the CFD cell height and averaged conservative </w:t>
      </w:r>
      <w:r w:rsidRPr="00D96271">
        <w:rPr>
          <w:rFonts w:eastAsia="CMS Y 7" w:cs="Times New Roman"/>
          <w:color w:val="00B050"/>
        </w:rPr>
        <w:t xml:space="preserve">properties in two consecutive layers are passed to continuum domain to be directly imposed as the viscous boundary condition on the </w:t>
      </w:r>
      <w:proofErr w:type="spellStart"/>
      <w:r w:rsidRPr="00D96271">
        <w:rPr>
          <w:rFonts w:eastAsia="CMS Y 7" w:cs="Times New Roman"/>
          <w:color w:val="00B050"/>
        </w:rPr>
        <w:t>Navier</w:t>
      </w:r>
      <w:proofErr w:type="spellEnd"/>
      <w:r w:rsidRPr="00D96271">
        <w:rPr>
          <w:rFonts w:eastAsia="CMS Y 7" w:cs="Times New Roman"/>
          <w:color w:val="00B050"/>
        </w:rPr>
        <w:t xml:space="preserve">-Stokes solver with collocated data structure. The </w:t>
      </w:r>
      <w:proofErr w:type="spellStart"/>
      <w:r w:rsidRPr="00D96271">
        <w:rPr>
          <w:rFonts w:eastAsia="CMS Y 7" w:cs="Times New Roman"/>
          <w:color w:val="00B050"/>
        </w:rPr>
        <w:t>CFDtoMD</w:t>
      </w:r>
      <w:proofErr w:type="spellEnd"/>
      <w:r w:rsidRPr="00D96271">
        <w:rPr>
          <w:rFonts w:eastAsia="CMS Y 7" w:cs="Times New Roman"/>
          <w:color w:val="00B050"/>
        </w:rPr>
        <w:t xml:space="preserve"> layer imposes the instantaneous values of properties, velocity in this case, resulting from the continuum solver. This is done via and appropriate constraint to the MD particle-based conservation of momentum on every single particle (constrained dynamics)</w:t>
      </w:r>
      <w:r w:rsidRPr="00D96271" w:rsidDel="003D21C2">
        <w:rPr>
          <w:rFonts w:eastAsia="CMS Y 7" w:cs="Times New Roman"/>
          <w:color w:val="00B050"/>
        </w:rPr>
        <w:t xml:space="preserve"> </w:t>
      </w:r>
      <w:r w:rsidRPr="00D96271">
        <w:rPr>
          <w:rFonts w:eastAsia="CMS Y 7" w:cs="Times New Roman"/>
          <w:color w:val="00B050"/>
        </w:rPr>
        <w:t xml:space="preserve">in the </w:t>
      </w:r>
      <w:proofErr w:type="spellStart"/>
      <w:r w:rsidRPr="00D96271">
        <w:rPr>
          <w:rFonts w:eastAsia="CMS Y 7" w:cs="Times New Roman"/>
          <w:color w:val="00B050"/>
        </w:rPr>
        <w:t>CFDtoMD</w:t>
      </w:r>
      <w:proofErr w:type="spellEnd"/>
      <w:r w:rsidRPr="00D96271">
        <w:rPr>
          <w:rFonts w:eastAsia="CMS Y 7" w:cs="Times New Roman"/>
          <w:color w:val="00B050"/>
        </w:rPr>
        <w:t xml:space="preserve"> layer. Thus, particles in this layer are constrained to attain the macroscopic flow property (velocity in this case) on average, while preserving their degree-of-freedom of translational motion. In the uppermost layer, a fictitious external force is exerted on particles to prevent them from escaping the particle domain. This force function is designed to be short-range so as not to be strong enough to influence the motion of the particles past the buffer layer in the </w:t>
      </w:r>
      <w:proofErr w:type="spellStart"/>
      <w:r w:rsidRPr="00D96271">
        <w:rPr>
          <w:rFonts w:eastAsia="CMS Y 7" w:cs="Times New Roman"/>
          <w:color w:val="00B050"/>
        </w:rPr>
        <w:t>CFDtoMD</w:t>
      </w:r>
      <w:proofErr w:type="spellEnd"/>
      <w:r w:rsidRPr="00D96271">
        <w:rPr>
          <w:rFonts w:eastAsia="CMS Y 7" w:cs="Times New Roman"/>
          <w:color w:val="00B050"/>
        </w:rPr>
        <w:t xml:space="preserve"> domain. The force stiffens as the particles approach the location where the force becomes infinite in a way that minimizes reflections while preventing the particles from drifting out of the particle domain. The bu</w:t>
      </w:r>
      <w:r w:rsidRPr="00D96271">
        <w:rPr>
          <w:rFonts w:eastAsia="CMS Y 7" w:hAnsi="Cambria Math" w:cs="Times New Roman"/>
          <w:color w:val="00B050"/>
        </w:rPr>
        <w:t>ffe</w:t>
      </w:r>
      <w:r w:rsidRPr="00D96271">
        <w:rPr>
          <w:rFonts w:eastAsia="CMS Y 7" w:cs="Times New Roman"/>
          <w:color w:val="00B050"/>
        </w:rPr>
        <w:t>r layers existing in between each “active” layer are set up to be wider than the interaction length scale of the particles (cuto</w:t>
      </w:r>
      <w:r w:rsidRPr="00D96271">
        <w:rPr>
          <w:rFonts w:eastAsia="CMS Y 7" w:hAnsi="Cambria Math" w:cs="Times New Roman"/>
          <w:color w:val="00B050"/>
        </w:rPr>
        <w:t xml:space="preserve">ff </w:t>
      </w:r>
      <w:r w:rsidRPr="00D96271">
        <w:rPr>
          <w:rFonts w:eastAsia="CMS Y 7" w:cs="Times New Roman"/>
          <w:color w:val="00B050"/>
        </w:rPr>
        <w:t>radius), in order to prevent direct interaction between particles in neighboring “active” layers.</w:t>
      </w:r>
    </w:p>
    <w:p w:rsidR="00E35F97" w:rsidRPr="00D96271" w:rsidRDefault="00052A84" w:rsidP="00052A84">
      <w:pPr>
        <w:ind w:firstLine="720"/>
        <w:rPr>
          <w:i/>
          <w:color w:val="00B050"/>
        </w:rPr>
      </w:pPr>
      <w:r w:rsidRPr="00D96271">
        <w:rPr>
          <w:rFonts w:eastAsia="CMS Y 7" w:cs="Times New Roman"/>
          <w:color w:val="00B050"/>
        </w:rPr>
        <w:t xml:space="preserve">2.2 </w:t>
      </w:r>
      <w:r w:rsidR="00E35F97" w:rsidRPr="00D96271">
        <w:rPr>
          <w:i/>
          <w:color w:val="00B050"/>
        </w:rPr>
        <w:t xml:space="preserve">Governing Equations and Numerical Schemes </w:t>
      </w:r>
    </w:p>
    <w:p w:rsidR="00E35F97" w:rsidRPr="00D96271" w:rsidRDefault="00052A84" w:rsidP="00052A84">
      <w:pPr>
        <w:ind w:firstLine="720"/>
        <w:rPr>
          <w:i/>
          <w:color w:val="00B050"/>
        </w:rPr>
      </w:pPr>
      <w:r w:rsidRPr="00D96271">
        <w:rPr>
          <w:i/>
          <w:color w:val="00B050"/>
        </w:rPr>
        <w:t>2</w:t>
      </w:r>
      <w:r w:rsidR="00244A6D" w:rsidRPr="00D96271">
        <w:rPr>
          <w:i/>
          <w:color w:val="00B050"/>
        </w:rPr>
        <w:t>.2</w:t>
      </w:r>
      <w:r w:rsidRPr="00D96271">
        <w:rPr>
          <w:i/>
          <w:color w:val="00B050"/>
        </w:rPr>
        <w:t xml:space="preserve">.1. </w:t>
      </w:r>
      <w:r w:rsidR="00E35F97" w:rsidRPr="00D96271">
        <w:rPr>
          <w:i/>
          <w:color w:val="00B050"/>
        </w:rPr>
        <w:t xml:space="preserve">Continuum Incompressible Flow Formulation (CFD) </w:t>
      </w:r>
    </w:p>
    <w:p w:rsidR="00E35F97" w:rsidRPr="00D96271" w:rsidRDefault="00E35F97" w:rsidP="00E35F97">
      <w:pPr>
        <w:rPr>
          <w:color w:val="00B050"/>
        </w:rPr>
      </w:pPr>
      <w:r w:rsidRPr="00D96271">
        <w:rPr>
          <w:color w:val="00B050"/>
        </w:rPr>
        <w:t xml:space="preserve">The current in-house continuum hydrodynamics code solves the unsteady incompressible </w:t>
      </w:r>
      <w:proofErr w:type="spellStart"/>
      <w:r w:rsidRPr="00D96271">
        <w:rPr>
          <w:color w:val="00B050"/>
        </w:rPr>
        <w:t>Navier</w:t>
      </w:r>
      <w:proofErr w:type="spellEnd"/>
      <w:r w:rsidRPr="00D96271">
        <w:rPr>
          <w:color w:val="00B050"/>
        </w:rPr>
        <w:t xml:space="preserve">-Stokes equations to demonstrate the isothermal nano-scale flow field: </w:t>
      </w:r>
    </w:p>
    <w:p w:rsidR="00E35F97" w:rsidRPr="00D96271" w:rsidRDefault="00E35F97" w:rsidP="00E35F97">
      <w:pPr>
        <w:rPr>
          <w:color w:val="00B050"/>
        </w:rPr>
      </w:pPr>
      <w:r w:rsidRPr="00D96271">
        <w:rPr>
          <w:color w:val="00B050"/>
        </w:rPr>
        <w:object w:dxaOrig="5667" w:dyaOrig="17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4.25pt;height:90pt" o:ole="">
            <v:imagedata r:id="rId8" o:title=""/>
          </v:shape>
          <o:OLEObject Type="Embed" ProgID="Word.Document.12" ShapeID="_x0000_i1025" DrawAspect="Content" ObjectID="_1371638260" r:id="rId9"/>
        </w:object>
      </w:r>
    </w:p>
    <w:p w:rsidR="00E35F97" w:rsidRPr="00D96271" w:rsidRDefault="00E35F97" w:rsidP="00E35F97">
      <w:pPr>
        <w:rPr>
          <w:color w:val="00B050"/>
        </w:rPr>
      </w:pPr>
      <w:proofErr w:type="gramStart"/>
      <w:r w:rsidRPr="00D96271">
        <w:rPr>
          <w:color w:val="00B050"/>
        </w:rPr>
        <w:t>where</w:t>
      </w:r>
      <w:proofErr w:type="gramEnd"/>
      <w:r w:rsidRPr="00D96271">
        <w:rPr>
          <w:color w:val="00B050"/>
        </w:rPr>
        <w:t xml:space="preserve"> </w:t>
      </w:r>
      <w:r w:rsidRPr="00D96271">
        <w:rPr>
          <w:i/>
          <w:color w:val="00B050"/>
        </w:rPr>
        <w:t>ν</w:t>
      </w:r>
      <w:r w:rsidRPr="00D96271">
        <w:rPr>
          <w:color w:val="00B050"/>
        </w:rPr>
        <w:t xml:space="preserve"> is the kinematic viscosity. </w:t>
      </w:r>
    </w:p>
    <w:p w:rsidR="00E35F97" w:rsidRPr="00D96271" w:rsidRDefault="00E35F97" w:rsidP="00E35F97">
      <w:pPr>
        <w:rPr>
          <w:color w:val="00B050"/>
        </w:rPr>
      </w:pPr>
      <w:r w:rsidRPr="00D96271">
        <w:rPr>
          <w:color w:val="00B050"/>
        </w:rPr>
        <w:lastRenderedPageBreak/>
        <w:t xml:space="preserve">In this work, we adopted the pseudo-compressibility method [24] </w:t>
      </w:r>
      <w:r w:rsidR="00052A84" w:rsidRPr="00D96271">
        <w:rPr>
          <w:color w:val="00B050"/>
        </w:rPr>
        <w:t xml:space="preserve">is adopted </w:t>
      </w:r>
      <w:r w:rsidRPr="00D96271">
        <w:rPr>
          <w:color w:val="00B050"/>
        </w:rPr>
        <w:t xml:space="preserve">to form a hyperbolic system of equations which can be marched in pseudo-time. A time derivative of pressure is added to the continuity equation resulting in </w:t>
      </w:r>
    </w:p>
    <w:p w:rsidR="00E35F97" w:rsidRPr="00D96271" w:rsidRDefault="00E35F97" w:rsidP="00E35F97">
      <w:pPr>
        <w:rPr>
          <w:color w:val="00B050"/>
        </w:rPr>
      </w:pPr>
      <w:r w:rsidRPr="00D96271">
        <w:rPr>
          <w:noProof/>
          <w:color w:val="00B050"/>
          <w:lang w:val="sv-SE" w:eastAsia="ko-KR"/>
        </w:rPr>
        <w:drawing>
          <wp:inline distT="0" distB="0" distL="0" distR="0">
            <wp:extent cx="3348990" cy="616585"/>
            <wp:effectExtent l="1905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3348990" cy="616585"/>
                    </a:xfrm>
                    <a:prstGeom prst="rect">
                      <a:avLst/>
                    </a:prstGeom>
                    <a:noFill/>
                    <a:ln w="9525">
                      <a:noFill/>
                      <a:miter lim="800000"/>
                      <a:headEnd/>
                      <a:tailEnd/>
                    </a:ln>
                  </pic:spPr>
                </pic:pic>
              </a:graphicData>
            </a:graphic>
          </wp:inline>
        </w:drawing>
      </w:r>
    </w:p>
    <w:p w:rsidR="00E35F97" w:rsidRPr="00D96271" w:rsidRDefault="00E35F97" w:rsidP="00E35F97">
      <w:pPr>
        <w:rPr>
          <w:color w:val="00B050"/>
        </w:rPr>
      </w:pPr>
      <w:proofErr w:type="gramStart"/>
      <w:r w:rsidRPr="00D96271">
        <w:rPr>
          <w:color w:val="00B050"/>
        </w:rPr>
        <w:t>where</w:t>
      </w:r>
      <w:proofErr w:type="gramEnd"/>
      <w:r w:rsidRPr="00D96271">
        <w:rPr>
          <w:color w:val="00B050"/>
        </w:rPr>
        <w:t xml:space="preserve"> β denotes a pseudo-compressibilit</w:t>
      </w:r>
      <w:r w:rsidR="00052A84" w:rsidRPr="00D96271">
        <w:rPr>
          <w:color w:val="00B050"/>
        </w:rPr>
        <w:t>y parameter, currently set to</w:t>
      </w:r>
      <w:r w:rsidRPr="00D96271">
        <w:rPr>
          <w:color w:val="00B050"/>
        </w:rPr>
        <w:t xml:space="preserve"> 2.5. </w:t>
      </w:r>
    </w:p>
    <w:p w:rsidR="00E35F97" w:rsidRPr="00D96271" w:rsidRDefault="00E35F97" w:rsidP="00E35F97">
      <w:pPr>
        <w:rPr>
          <w:rFonts w:cs="Times New Roman"/>
          <w:color w:val="00B050"/>
        </w:rPr>
      </w:pPr>
      <w:r w:rsidRPr="00D96271">
        <w:rPr>
          <w:rFonts w:cs="Times New Roman"/>
          <w:color w:val="00B050"/>
        </w:rPr>
        <w:t xml:space="preserve">For time-accurate unsteady simulation, </w:t>
      </w:r>
      <w:r w:rsidR="00052A84" w:rsidRPr="00D96271">
        <w:rPr>
          <w:rFonts w:cs="Times New Roman"/>
          <w:color w:val="00B050"/>
        </w:rPr>
        <w:t xml:space="preserve">a </w:t>
      </w:r>
      <w:r w:rsidRPr="00D96271">
        <w:rPr>
          <w:rFonts w:cs="Times New Roman"/>
          <w:color w:val="00B050"/>
        </w:rPr>
        <w:t xml:space="preserve">dual time stepping method is adopted and it is combined with the LU-SGS (Lower-Upper Symmetric Gauss-Seidel) scheme [25] for the implicit time integration. The </w:t>
      </w:r>
      <w:proofErr w:type="spellStart"/>
      <w:r w:rsidRPr="00D96271">
        <w:rPr>
          <w:rFonts w:cs="Times New Roman"/>
          <w:color w:val="00B050"/>
        </w:rPr>
        <w:t>inviscid</w:t>
      </w:r>
      <w:proofErr w:type="spellEnd"/>
      <w:r w:rsidRPr="00D96271">
        <w:rPr>
          <w:rFonts w:cs="Times New Roman"/>
          <w:color w:val="00B050"/>
        </w:rPr>
        <w:t xml:space="preserve"> fluxes are upwind-differenced using </w:t>
      </w:r>
      <w:proofErr w:type="spellStart"/>
      <w:r w:rsidRPr="00D96271">
        <w:rPr>
          <w:rFonts w:cs="Times New Roman"/>
          <w:color w:val="00B050"/>
        </w:rPr>
        <w:t>Osher’s</w:t>
      </w:r>
      <w:proofErr w:type="spellEnd"/>
      <w:r w:rsidRPr="00D96271">
        <w:rPr>
          <w:rFonts w:cs="Times New Roman"/>
          <w:color w:val="00B050"/>
        </w:rPr>
        <w:t xml:space="preserve"> flux-difference splitting scheme [26]. For higher-order spatial accuracy, the MUSCL (Monotone Upstream-centered Schemes for Conservation Laws) [27] approach is used on </w:t>
      </w:r>
      <w:r w:rsidR="00052A84" w:rsidRPr="00D96271">
        <w:rPr>
          <w:rFonts w:cs="Times New Roman"/>
          <w:color w:val="00B050"/>
        </w:rPr>
        <w:t xml:space="preserve">an </w:t>
      </w:r>
      <w:proofErr w:type="spellStart"/>
      <w:r w:rsidRPr="00D96271">
        <w:rPr>
          <w:rFonts w:cs="Times New Roman"/>
          <w:color w:val="00B050"/>
        </w:rPr>
        <w:t>inviscid</w:t>
      </w:r>
      <w:proofErr w:type="spellEnd"/>
      <w:r w:rsidRPr="00D96271">
        <w:rPr>
          <w:rFonts w:cs="Times New Roman"/>
          <w:color w:val="00B050"/>
        </w:rPr>
        <w:t xml:space="preserve"> flux calculation. Viscous fluxes are calculated using the conventional second-order central differencing. </w:t>
      </w:r>
    </w:p>
    <w:p w:rsidR="00E35F97" w:rsidRPr="00D96271" w:rsidRDefault="00E35F97" w:rsidP="00244A6D">
      <w:pPr>
        <w:pStyle w:val="ListParagraph"/>
        <w:numPr>
          <w:ilvl w:val="2"/>
          <w:numId w:val="13"/>
        </w:numPr>
        <w:rPr>
          <w:i/>
          <w:color w:val="00B050"/>
        </w:rPr>
      </w:pPr>
      <w:r w:rsidRPr="00D96271">
        <w:rPr>
          <w:i/>
          <w:color w:val="00B050"/>
        </w:rPr>
        <w:t xml:space="preserve">Molecular-Level Formulation (MD) </w:t>
      </w:r>
    </w:p>
    <w:p w:rsidR="00E35F97" w:rsidRPr="00D96271" w:rsidRDefault="00E35F97" w:rsidP="00E35F97">
      <w:pPr>
        <w:rPr>
          <w:color w:val="00B050"/>
        </w:rPr>
      </w:pPr>
      <w:r w:rsidRPr="00D96271">
        <w:rPr>
          <w:color w:val="00B050"/>
        </w:rPr>
        <w:t xml:space="preserve">In MD, an initial velocity is assigned to each atom, and Newton’s laws are employed at the atomic level to propagate the system’s motion through time evolution. To calculate </w:t>
      </w:r>
      <w:proofErr w:type="spellStart"/>
      <w:r w:rsidRPr="00D96271">
        <w:rPr>
          <w:color w:val="00B050"/>
        </w:rPr>
        <w:t>pairwise</w:t>
      </w:r>
      <w:proofErr w:type="spellEnd"/>
      <w:r w:rsidRPr="00D96271">
        <w:rPr>
          <w:color w:val="00B050"/>
        </w:rPr>
        <w:t xml:space="preserve"> interactions of particles in the system, the most commonly used </w:t>
      </w:r>
      <w:proofErr w:type="spellStart"/>
      <w:r w:rsidRPr="00D96271">
        <w:rPr>
          <w:color w:val="00B050"/>
        </w:rPr>
        <w:t>Lennard</w:t>
      </w:r>
      <w:proofErr w:type="spellEnd"/>
      <w:r w:rsidRPr="00D96271">
        <w:rPr>
          <w:color w:val="00B050"/>
        </w:rPr>
        <w:t xml:space="preserve">-Jones (12-6) potential interaction model is employed and is define as: </w:t>
      </w:r>
    </w:p>
    <w:p w:rsidR="00E35F97" w:rsidRPr="00D96271" w:rsidRDefault="00E35F97" w:rsidP="00E35F97">
      <w:pPr>
        <w:rPr>
          <w:color w:val="00B050"/>
        </w:rPr>
      </w:pPr>
      <w:r w:rsidRPr="00D96271">
        <w:rPr>
          <w:noProof/>
          <w:color w:val="00B050"/>
          <w:lang w:val="sv-SE" w:eastAsia="ko-KR"/>
        </w:rPr>
        <w:drawing>
          <wp:inline distT="0" distB="0" distL="0" distR="0">
            <wp:extent cx="3944620" cy="48895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3944620" cy="488950"/>
                    </a:xfrm>
                    <a:prstGeom prst="rect">
                      <a:avLst/>
                    </a:prstGeom>
                    <a:noFill/>
                    <a:ln w="9525">
                      <a:noFill/>
                      <a:miter lim="800000"/>
                      <a:headEnd/>
                      <a:tailEnd/>
                    </a:ln>
                  </pic:spPr>
                </pic:pic>
              </a:graphicData>
            </a:graphic>
          </wp:inline>
        </w:drawing>
      </w:r>
    </w:p>
    <w:p w:rsidR="00E35F97" w:rsidRPr="00D96271" w:rsidRDefault="00E35F97" w:rsidP="00E35F97">
      <w:pPr>
        <w:rPr>
          <w:color w:val="00B050"/>
        </w:rPr>
      </w:pPr>
      <w:proofErr w:type="gramStart"/>
      <w:r w:rsidRPr="00D96271">
        <w:rPr>
          <w:color w:val="00B050"/>
        </w:rPr>
        <w:t>where</w:t>
      </w:r>
      <w:proofErr w:type="gramEnd"/>
      <w:r w:rsidRPr="00D96271">
        <w:rPr>
          <w:color w:val="00B050"/>
        </w:rPr>
        <w:t xml:space="preserve"> </w:t>
      </w:r>
      <w:proofErr w:type="spellStart"/>
      <w:r w:rsidRPr="00D96271">
        <w:rPr>
          <w:rFonts w:cs="Times New Roman"/>
          <w:color w:val="00B050"/>
        </w:rPr>
        <w:t>є</w:t>
      </w:r>
      <w:r w:rsidRPr="00D96271">
        <w:rPr>
          <w:color w:val="00B050"/>
          <w:vertAlign w:val="subscript"/>
        </w:rPr>
        <w:t>ij</w:t>
      </w:r>
      <w:proofErr w:type="spellEnd"/>
      <w:r w:rsidRPr="00D96271">
        <w:rPr>
          <w:color w:val="00B050"/>
        </w:rPr>
        <w:t xml:space="preserve"> and </w:t>
      </w:r>
      <w:proofErr w:type="spellStart"/>
      <w:r w:rsidRPr="00D96271">
        <w:rPr>
          <w:color w:val="00B050"/>
        </w:rPr>
        <w:t>σ</w:t>
      </w:r>
      <w:r w:rsidRPr="00D96271">
        <w:rPr>
          <w:color w:val="00B050"/>
          <w:vertAlign w:val="subscript"/>
        </w:rPr>
        <w:t>ij</w:t>
      </w:r>
      <w:proofErr w:type="spellEnd"/>
      <w:r w:rsidRPr="00D96271">
        <w:rPr>
          <w:color w:val="00B050"/>
        </w:rPr>
        <w:t xml:space="preserve"> denote the </w:t>
      </w:r>
      <w:r w:rsidR="00290A51" w:rsidRPr="00D96271">
        <w:rPr>
          <w:color w:val="00B050"/>
        </w:rPr>
        <w:t>pair wise</w:t>
      </w:r>
      <w:r w:rsidRPr="00D96271">
        <w:rPr>
          <w:color w:val="00B050"/>
        </w:rPr>
        <w:t xml:space="preserve"> potential well depth and the atom size parameter respectively, and </w:t>
      </w:r>
      <w:proofErr w:type="spellStart"/>
      <w:r w:rsidRPr="00D96271">
        <w:rPr>
          <w:color w:val="00B050"/>
        </w:rPr>
        <w:t>r</w:t>
      </w:r>
      <w:r w:rsidRPr="00D96271">
        <w:rPr>
          <w:color w:val="00B050"/>
          <w:vertAlign w:val="subscript"/>
        </w:rPr>
        <w:t>ij</w:t>
      </w:r>
      <w:proofErr w:type="spellEnd"/>
      <w:r w:rsidRPr="00D96271">
        <w:rPr>
          <w:color w:val="00B050"/>
        </w:rPr>
        <w:t xml:space="preserve"> is the distan</w:t>
      </w:r>
      <w:r w:rsidR="00290A51" w:rsidRPr="00D96271">
        <w:rPr>
          <w:color w:val="00B050"/>
        </w:rPr>
        <w:t>ce between the particle i and j</w:t>
      </w:r>
      <w:r w:rsidRPr="00D96271">
        <w:rPr>
          <w:color w:val="00B050"/>
        </w:rPr>
        <w:t>. The term 1 /r</w:t>
      </w:r>
      <w:r w:rsidRPr="00D96271">
        <w:rPr>
          <w:color w:val="00B050"/>
          <w:vertAlign w:val="superscript"/>
        </w:rPr>
        <w:t>12</w:t>
      </w:r>
      <w:r w:rsidRPr="00D96271">
        <w:rPr>
          <w:color w:val="00B050"/>
        </w:rPr>
        <w:t xml:space="preserve"> dominating at short range distance repulsive behavior </w:t>
      </w:r>
      <w:proofErr w:type="spellStart"/>
      <w:r w:rsidRPr="00D96271">
        <w:rPr>
          <w:color w:val="00B050"/>
        </w:rPr>
        <w:t>ij</w:t>
      </w:r>
      <w:proofErr w:type="spellEnd"/>
      <w:r w:rsidRPr="00D96271">
        <w:rPr>
          <w:color w:val="00B050"/>
        </w:rPr>
        <w:t xml:space="preserve"> based on the Pauli principle to avoid overlapping the electronic clouds when particles are brought very close to each other. The term 1 /r</w:t>
      </w:r>
      <w:r w:rsidRPr="00D96271">
        <w:rPr>
          <w:color w:val="00B050"/>
          <w:vertAlign w:val="superscript"/>
        </w:rPr>
        <w:t>6</w:t>
      </w:r>
      <w:r w:rsidRPr="00D96271">
        <w:rPr>
          <w:color w:val="00B050"/>
        </w:rPr>
        <w:t xml:space="preserve"> </w:t>
      </w:r>
      <w:proofErr w:type="gramStart"/>
      <w:r w:rsidRPr="00D96271">
        <w:rPr>
          <w:color w:val="00B050"/>
        </w:rPr>
        <w:t>dominates</w:t>
      </w:r>
      <w:proofErr w:type="gramEnd"/>
      <w:r w:rsidRPr="00D96271">
        <w:rPr>
          <w:color w:val="00B050"/>
        </w:rPr>
        <w:t xml:space="preserve"> at </w:t>
      </w:r>
      <w:proofErr w:type="spellStart"/>
      <w:r w:rsidRPr="00D96271">
        <w:rPr>
          <w:color w:val="00B050"/>
        </w:rPr>
        <w:t>ij</w:t>
      </w:r>
      <w:proofErr w:type="spellEnd"/>
      <w:r w:rsidRPr="00D96271">
        <w:rPr>
          <w:color w:val="00B050"/>
        </w:rPr>
        <w:t xml:space="preserve"> long range attractive forces by Van </w:t>
      </w:r>
      <w:proofErr w:type="spellStart"/>
      <w:r w:rsidRPr="00D96271">
        <w:rPr>
          <w:color w:val="00B050"/>
        </w:rPr>
        <w:t>der</w:t>
      </w:r>
      <w:proofErr w:type="spellEnd"/>
      <w:r w:rsidRPr="00D96271">
        <w:rPr>
          <w:color w:val="00B050"/>
        </w:rPr>
        <w:t xml:space="preserve"> Waals dispersion forces. The cut-o</w:t>
      </w:r>
      <w:r w:rsidRPr="00D96271">
        <w:rPr>
          <w:rFonts w:ascii="Cambria Math" w:hAnsi="Cambria Math" w:cs="Cambria Math"/>
          <w:color w:val="00B050"/>
        </w:rPr>
        <w:t>ff</w:t>
      </w:r>
      <w:r w:rsidR="00052A84" w:rsidRPr="00D96271">
        <w:rPr>
          <w:rFonts w:ascii="Cambria Math" w:hAnsi="Cambria Math" w:cs="Cambria Math"/>
          <w:color w:val="00B050"/>
        </w:rPr>
        <w:t xml:space="preserve"> </w:t>
      </w:r>
      <w:r w:rsidRPr="00D96271">
        <w:rPr>
          <w:rFonts w:cs="Arial"/>
          <w:color w:val="00B050"/>
        </w:rPr>
        <w:t>distance</w:t>
      </w:r>
      <w:r w:rsidRPr="00D96271">
        <w:rPr>
          <w:rFonts w:ascii="Arial" w:hAnsi="Arial" w:cs="Arial"/>
          <w:color w:val="00B050"/>
        </w:rPr>
        <w:t xml:space="preserve"> </w:t>
      </w:r>
      <w:proofErr w:type="spellStart"/>
      <w:r w:rsidRPr="00D96271">
        <w:rPr>
          <w:color w:val="00B050"/>
        </w:rPr>
        <w:t>σ</w:t>
      </w:r>
      <w:r w:rsidRPr="00D96271">
        <w:rPr>
          <w:color w:val="00B050"/>
          <w:vertAlign w:val="subscript"/>
        </w:rPr>
        <w:t>c</w:t>
      </w:r>
      <w:proofErr w:type="spellEnd"/>
      <w:r w:rsidRPr="00D96271">
        <w:rPr>
          <w:color w:val="00B050"/>
        </w:rPr>
        <w:t xml:space="preserve"> is introduced here to reduce the computational cost and is set to be 2.2σ [28]. </w:t>
      </w:r>
      <w:r w:rsidR="00052A84" w:rsidRPr="00D96271">
        <w:rPr>
          <w:color w:val="00B050"/>
        </w:rPr>
        <w:t xml:space="preserve">Namely when </w:t>
      </w:r>
      <w:proofErr w:type="spellStart"/>
      <w:r w:rsidR="00052A84" w:rsidRPr="00D96271">
        <w:rPr>
          <w:color w:val="00B050"/>
        </w:rPr>
        <w:t>r</w:t>
      </w:r>
      <w:r w:rsidR="00052A84" w:rsidRPr="00D96271">
        <w:rPr>
          <w:color w:val="00B050"/>
          <w:vertAlign w:val="subscript"/>
        </w:rPr>
        <w:t>ij</w:t>
      </w:r>
      <w:proofErr w:type="spellEnd"/>
      <w:r w:rsidR="00052A84" w:rsidRPr="00D96271">
        <w:rPr>
          <w:color w:val="00B050"/>
          <w:vertAlign w:val="subscript"/>
        </w:rPr>
        <w:t xml:space="preserve"> </w:t>
      </w:r>
      <w:r w:rsidR="00052A84" w:rsidRPr="00D96271">
        <w:rPr>
          <w:color w:val="00B050"/>
        </w:rPr>
        <w:t>exceeds the cutoff the intermolecular force is set to zero without being calculated.</w:t>
      </w:r>
    </w:p>
    <w:p w:rsidR="00E35F97" w:rsidRPr="00D96271" w:rsidRDefault="00E35F97" w:rsidP="00E35F97">
      <w:pPr>
        <w:rPr>
          <w:color w:val="00B050"/>
        </w:rPr>
      </w:pPr>
      <w:r w:rsidRPr="00D96271">
        <w:rPr>
          <w:color w:val="00B050"/>
        </w:rPr>
        <w:t xml:space="preserve">The time integration algorithm is required to integrate the equation of motion of the interacting particles and computing molecular trajectories, one of most common velocity </w:t>
      </w:r>
      <w:proofErr w:type="spellStart"/>
      <w:r w:rsidRPr="00D96271">
        <w:rPr>
          <w:color w:val="00B050"/>
        </w:rPr>
        <w:t>Verlet</w:t>
      </w:r>
      <w:proofErr w:type="spellEnd"/>
      <w:r w:rsidRPr="00D96271">
        <w:rPr>
          <w:color w:val="00B050"/>
        </w:rPr>
        <w:t xml:space="preserve"> algorithm is employed to compute the simulation. </w:t>
      </w:r>
    </w:p>
    <w:p w:rsidR="00244A6D" w:rsidRPr="00D96271" w:rsidRDefault="00E35F97" w:rsidP="00E35F97">
      <w:pPr>
        <w:rPr>
          <w:color w:val="00B050"/>
        </w:rPr>
      </w:pPr>
      <w:r w:rsidRPr="00D96271">
        <w:rPr>
          <w:color w:val="00B050"/>
        </w:rPr>
        <w:t>In this work, the MD simulat</w:t>
      </w:r>
      <w:r w:rsidR="00052A84" w:rsidRPr="00D96271">
        <w:rPr>
          <w:color w:val="00B050"/>
        </w:rPr>
        <w:t>ions were performed by using an appropriately</w:t>
      </w:r>
      <w:r w:rsidRPr="00D96271">
        <w:rPr>
          <w:color w:val="00B050"/>
        </w:rPr>
        <w:t xml:space="preserve"> modified version of </w:t>
      </w:r>
      <w:r w:rsidR="00052A84" w:rsidRPr="00D96271">
        <w:rPr>
          <w:color w:val="00B050"/>
        </w:rPr>
        <w:t xml:space="preserve">the </w:t>
      </w:r>
      <w:r w:rsidRPr="00D96271">
        <w:rPr>
          <w:color w:val="00B050"/>
        </w:rPr>
        <w:t>Large Atomic Molecular Massively Parall</w:t>
      </w:r>
      <w:r w:rsidR="00052A84" w:rsidRPr="00D96271">
        <w:rPr>
          <w:color w:val="00B050"/>
        </w:rPr>
        <w:t xml:space="preserve">el </w:t>
      </w:r>
      <w:r w:rsidR="00290A51" w:rsidRPr="00D96271">
        <w:rPr>
          <w:color w:val="00B050"/>
        </w:rPr>
        <w:t>Simulator (</w:t>
      </w:r>
      <w:r w:rsidR="00052A84" w:rsidRPr="00D96271">
        <w:rPr>
          <w:color w:val="00B050"/>
        </w:rPr>
        <w:t xml:space="preserve">LAMMPS). It is a </w:t>
      </w:r>
      <w:r w:rsidRPr="00D96271">
        <w:rPr>
          <w:color w:val="00B050"/>
        </w:rPr>
        <w:t>classical molecular dynamics open-source code written in C++ and developed by Sandia National Labs. [29]</w:t>
      </w:r>
    </w:p>
    <w:p w:rsidR="002E6AEF" w:rsidRDefault="002E6AEF" w:rsidP="00E35F97"/>
    <w:p w:rsidR="00E35F97" w:rsidRDefault="00E35F97" w:rsidP="00E35F97"/>
    <w:p w:rsidR="00244A6D" w:rsidRPr="00244A6D" w:rsidRDefault="00E35F97" w:rsidP="00244A6D">
      <w:pPr>
        <w:pStyle w:val="ListParagraph"/>
        <w:widowControl w:val="0"/>
        <w:numPr>
          <w:ilvl w:val="1"/>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cs="Helvetica"/>
          <w:i/>
          <w:szCs w:val="24"/>
        </w:rPr>
      </w:pPr>
      <w:r w:rsidRPr="00244A6D">
        <w:rPr>
          <w:rFonts w:cs="Helvetica"/>
          <w:i/>
          <w:szCs w:val="24"/>
        </w:rPr>
        <w:lastRenderedPageBreak/>
        <w:t xml:space="preserve">Hybrid Interfaces and Schemes </w:t>
      </w:r>
    </w:p>
    <w:p w:rsidR="00E35F97" w:rsidRPr="00244A6D" w:rsidRDefault="00E35F97" w:rsidP="00244A6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360"/>
        <w:jc w:val="left"/>
        <w:rPr>
          <w:rFonts w:cs="Helvetica"/>
          <w:szCs w:val="24"/>
        </w:rPr>
      </w:pPr>
    </w:p>
    <w:p w:rsidR="00244A6D" w:rsidRDefault="00E35F97" w:rsidP="00244A6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del w:id="1" w:author="." w:date="2011-07-05T16:37:00Z">
        <w:r w:rsidRPr="00063A96" w:rsidDel="0075212F">
          <w:rPr>
            <w:rFonts w:cs="Helvetica"/>
            <w:szCs w:val="24"/>
          </w:rPr>
          <w:delText xml:space="preserve">The </w:delText>
        </w:r>
        <w:r w:rsidR="00244A6D" w:rsidRPr="00244A6D" w:rsidDel="0075212F">
          <w:rPr>
            <w:rFonts w:cs="Helvetica"/>
            <w:szCs w:val="24"/>
          </w:rPr>
          <w:delText>h</w:delText>
        </w:r>
      </w:del>
      <w:ins w:id="2" w:author="." w:date="2011-07-05T16:37:00Z">
        <w:r w:rsidR="0075212F">
          <w:rPr>
            <w:rFonts w:cs="Helvetica"/>
            <w:szCs w:val="24"/>
          </w:rPr>
          <w:t>H</w:t>
        </w:r>
      </w:ins>
      <w:r w:rsidR="00244A6D" w:rsidRPr="00244A6D">
        <w:rPr>
          <w:rFonts w:cs="Helvetica"/>
          <w:szCs w:val="24"/>
        </w:rPr>
        <w:t xml:space="preserve">ybrid simulation requires the implementation of hybrid interfaces and schemes </w:t>
      </w:r>
      <w:ins w:id="3" w:author="." w:date="2011-07-05T16:38:00Z">
        <w:r w:rsidR="00690822">
          <w:rPr>
            <w:rFonts w:cs="Helvetica"/>
            <w:szCs w:val="24"/>
          </w:rPr>
          <w:t xml:space="preserve">based </w:t>
        </w:r>
      </w:ins>
      <w:r w:rsidR="00244A6D" w:rsidRPr="00244A6D">
        <w:rPr>
          <w:rFonts w:cs="Helvetica"/>
          <w:szCs w:val="24"/>
        </w:rPr>
        <w:t xml:space="preserve">on </w:t>
      </w:r>
      <w:ins w:id="4" w:author="." w:date="2011-07-05T16:37:00Z">
        <w:r w:rsidR="0075212F">
          <w:rPr>
            <w:rFonts w:cs="Helvetica"/>
            <w:szCs w:val="24"/>
          </w:rPr>
          <w:t xml:space="preserve">an </w:t>
        </w:r>
      </w:ins>
      <w:r w:rsidR="00244A6D" w:rsidRPr="00244A6D">
        <w:rPr>
          <w:rFonts w:cs="Helvetica"/>
          <w:szCs w:val="24"/>
        </w:rPr>
        <w:t xml:space="preserve">individual code. In the current study, the file interface is designed to schedule the information exchange between continuum and discrete particle descriptions. </w:t>
      </w:r>
      <w:del w:id="5" w:author="." w:date="2011-07-05T16:39:00Z">
        <w:r w:rsidR="00244A6D" w:rsidRPr="00244A6D" w:rsidDel="00690822">
          <w:rPr>
            <w:rFonts w:cs="Helvetica"/>
            <w:szCs w:val="24"/>
          </w:rPr>
          <w:delText xml:space="preserve"> </w:delText>
        </w:r>
      </w:del>
      <w:r w:rsidR="00244A6D" w:rsidRPr="00244A6D">
        <w:rPr>
          <w:rFonts w:cs="Helvetica"/>
          <w:szCs w:val="24"/>
        </w:rPr>
        <w:t xml:space="preserve">A constrained Lagrangian dynamics model is implemented for hybrid simulation. </w:t>
      </w:r>
      <w:ins w:id="6" w:author="." w:date="2011-07-05T16:39:00Z">
        <w:r w:rsidR="00690822">
          <w:rPr>
            <w:rFonts w:cs="Helvetica"/>
            <w:szCs w:val="24"/>
          </w:rPr>
          <w:t xml:space="preserve">A </w:t>
        </w:r>
      </w:ins>
      <w:del w:id="7" w:author="." w:date="2011-07-05T16:39:00Z">
        <w:r w:rsidR="00244A6D" w:rsidRPr="00244A6D" w:rsidDel="00690822">
          <w:rPr>
            <w:rFonts w:cs="Helvetica"/>
            <w:szCs w:val="24"/>
          </w:rPr>
          <w:delText xml:space="preserve">Unit </w:delText>
        </w:r>
      </w:del>
      <w:ins w:id="8" w:author="." w:date="2011-07-05T16:39:00Z">
        <w:r w:rsidR="00690822">
          <w:rPr>
            <w:rFonts w:cs="Helvetica"/>
            <w:szCs w:val="24"/>
          </w:rPr>
          <w:t>u</w:t>
        </w:r>
        <w:r w:rsidR="00690822" w:rsidRPr="00244A6D">
          <w:rPr>
            <w:rFonts w:cs="Helvetica"/>
            <w:szCs w:val="24"/>
          </w:rPr>
          <w:t xml:space="preserve">nit </w:t>
        </w:r>
      </w:ins>
      <w:r w:rsidR="00244A6D" w:rsidRPr="00244A6D">
        <w:rPr>
          <w:rFonts w:cs="Helvetica"/>
          <w:szCs w:val="24"/>
        </w:rPr>
        <w:t xml:space="preserve">conversion routine is also implemented in the application code. These changes are summarized in </w:t>
      </w:r>
      <w:ins w:id="9" w:author="." w:date="2011-07-05T16:39:00Z">
        <w:r w:rsidR="00690822">
          <w:rPr>
            <w:rFonts w:cs="Helvetica"/>
            <w:szCs w:val="24"/>
          </w:rPr>
          <w:t>T</w:t>
        </w:r>
      </w:ins>
      <w:del w:id="10" w:author="." w:date="2011-07-05T16:39:00Z">
        <w:r w:rsidR="00244A6D" w:rsidRPr="00244A6D" w:rsidDel="00690822">
          <w:rPr>
            <w:rFonts w:cs="Helvetica"/>
            <w:szCs w:val="24"/>
          </w:rPr>
          <w:delText>t</w:delText>
        </w:r>
      </w:del>
      <w:r w:rsidR="00244A6D" w:rsidRPr="00244A6D">
        <w:rPr>
          <w:rFonts w:cs="Helvetica"/>
          <w:szCs w:val="24"/>
        </w:rPr>
        <w:t>able</w:t>
      </w:r>
      <w:r w:rsidR="00244A6D">
        <w:rPr>
          <w:rFonts w:cs="Helvetica"/>
          <w:szCs w:val="24"/>
        </w:rPr>
        <w:t xml:space="preserve"> </w:t>
      </w:r>
      <w:commentRangeStart w:id="11"/>
      <w:r w:rsidR="00244A6D">
        <w:rPr>
          <w:rFonts w:cs="Helvetica"/>
          <w:szCs w:val="24"/>
        </w:rPr>
        <w:t>1</w:t>
      </w:r>
      <w:commentRangeEnd w:id="11"/>
      <w:r w:rsidR="001C16CF">
        <w:rPr>
          <w:rStyle w:val="CommentReference"/>
        </w:rPr>
        <w:commentReference w:id="11"/>
      </w:r>
      <w:r w:rsidR="00244A6D">
        <w:rPr>
          <w:rFonts w:cs="Helvetica"/>
          <w:szCs w:val="24"/>
        </w:rPr>
        <w:t>.</w:t>
      </w:r>
    </w:p>
    <w:p w:rsidR="00244A6D" w:rsidRDefault="00244A6D" w:rsidP="00244A6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pPr>
    </w:p>
    <w:p w:rsidR="00D96271" w:rsidRPr="00244A6D" w:rsidRDefault="00D96271" w:rsidP="00D96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szCs w:val="24"/>
        </w:rPr>
      </w:pPr>
      <w:r w:rsidRPr="00244A6D">
        <w:rPr>
          <w:rFonts w:cs="Helvetica"/>
          <w:szCs w:val="20"/>
        </w:rPr>
        <w:t>Table 1:</w:t>
      </w:r>
      <w:r w:rsidRPr="00244A6D">
        <w:rPr>
          <w:rFonts w:cs="Helvetica"/>
          <w:szCs w:val="24"/>
        </w:rPr>
        <w:t xml:space="preserve"> </w:t>
      </w:r>
      <w:r w:rsidRPr="00244A6D">
        <w:rPr>
          <w:rFonts w:cs="Helvetica"/>
        </w:rPr>
        <w:t xml:space="preserve">Implementation of </w:t>
      </w:r>
      <w:ins w:id="12" w:author="." w:date="2011-07-05T16:41:00Z">
        <w:r w:rsidR="001C16CF">
          <w:rPr>
            <w:rFonts w:cs="Helvetica"/>
          </w:rPr>
          <w:t>h</w:t>
        </w:r>
      </w:ins>
      <w:del w:id="13" w:author="." w:date="2011-07-05T16:41:00Z">
        <w:r w:rsidRPr="00244A6D" w:rsidDel="001C16CF">
          <w:rPr>
            <w:rFonts w:cs="Helvetica"/>
          </w:rPr>
          <w:delText>H</w:delText>
        </w:r>
      </w:del>
      <w:r w:rsidRPr="00244A6D">
        <w:rPr>
          <w:rFonts w:cs="Helvetica"/>
        </w:rPr>
        <w:t xml:space="preserve">ybrid </w:t>
      </w:r>
      <w:ins w:id="14" w:author="." w:date="2011-07-05T16:41:00Z">
        <w:r w:rsidR="001C16CF">
          <w:rPr>
            <w:rFonts w:cs="Helvetica"/>
          </w:rPr>
          <w:t>i</w:t>
        </w:r>
      </w:ins>
      <w:del w:id="15" w:author="." w:date="2011-07-05T16:41:00Z">
        <w:r w:rsidRPr="00244A6D" w:rsidDel="001C16CF">
          <w:rPr>
            <w:rFonts w:cs="Helvetica"/>
          </w:rPr>
          <w:delText>I</w:delText>
        </w:r>
      </w:del>
      <w:r w:rsidRPr="00244A6D">
        <w:rPr>
          <w:rFonts w:cs="Helvetica"/>
        </w:rPr>
        <w:t xml:space="preserve">nterface on </w:t>
      </w:r>
      <w:commentRangeStart w:id="16"/>
      <w:r w:rsidRPr="00244A6D">
        <w:rPr>
          <w:rFonts w:cs="Helvetica"/>
        </w:rPr>
        <w:t>CFD</w:t>
      </w:r>
      <w:commentRangeEnd w:id="16"/>
      <w:r w:rsidR="001C16CF">
        <w:rPr>
          <w:rStyle w:val="CommentReference"/>
        </w:rPr>
        <w:commentReference w:id="16"/>
      </w:r>
      <w:r w:rsidRPr="00244A6D">
        <w:rPr>
          <w:rFonts w:cs="Helvetica"/>
        </w:rPr>
        <w:t xml:space="preserve"> and MD </w:t>
      </w:r>
      <w:ins w:id="17" w:author="." w:date="2011-07-05T16:41:00Z">
        <w:r w:rsidR="001C16CF">
          <w:rPr>
            <w:rFonts w:cs="Helvetica"/>
          </w:rPr>
          <w:t>c</w:t>
        </w:r>
      </w:ins>
      <w:del w:id="18" w:author="." w:date="2011-07-05T16:41:00Z">
        <w:r w:rsidRPr="00244A6D" w:rsidDel="001C16CF">
          <w:rPr>
            <w:rFonts w:cs="Helvetica"/>
          </w:rPr>
          <w:delText>C</w:delText>
        </w:r>
      </w:del>
      <w:r w:rsidRPr="00244A6D">
        <w:rPr>
          <w:rFonts w:cs="Helvetica"/>
        </w:rPr>
        <w:t>odes. Both codes</w:t>
      </w:r>
      <w:r w:rsidRPr="00244A6D">
        <w:rPr>
          <w:rFonts w:cs="Helvetica"/>
          <w:szCs w:val="24"/>
        </w:rPr>
        <w:t xml:space="preserve"> </w:t>
      </w:r>
      <w:r w:rsidRPr="00244A6D">
        <w:rPr>
          <w:rFonts w:cs="Helvetica"/>
        </w:rPr>
        <w:t>are equipped with the ﬁle-based information exc</w:t>
      </w:r>
      <w:r>
        <w:rPr>
          <w:rFonts w:cs="Helvetica"/>
        </w:rPr>
        <w:t>hange routine, to update the hy</w:t>
      </w:r>
      <w:r w:rsidRPr="00244A6D">
        <w:rPr>
          <w:rFonts w:cs="Helvetica"/>
        </w:rPr>
        <w:t>brid boundary condition. CFD code experiences the global change of its data</w:t>
      </w:r>
      <w:r w:rsidRPr="00244A6D">
        <w:rPr>
          <w:rFonts w:cs="Helvetica"/>
          <w:szCs w:val="24"/>
        </w:rPr>
        <w:t xml:space="preserve"> </w:t>
      </w:r>
      <w:r w:rsidRPr="00244A6D">
        <w:rPr>
          <w:rFonts w:cs="Helvetica"/>
        </w:rPr>
        <w:t>structure to store the information of the entire ﬂuid system. MD code adopts</w:t>
      </w:r>
      <w:r w:rsidRPr="00244A6D">
        <w:rPr>
          <w:rFonts w:cs="Helvetica"/>
          <w:szCs w:val="24"/>
        </w:rPr>
        <w:t xml:space="preserve"> </w:t>
      </w:r>
    </w:p>
    <w:p w:rsidR="00D96271" w:rsidRPr="00244A6D" w:rsidRDefault="00D96271" w:rsidP="00D96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szCs w:val="24"/>
        </w:rPr>
      </w:pPr>
      <w:r w:rsidRPr="00244A6D">
        <w:rPr>
          <w:rFonts w:cs="Helvetica"/>
        </w:rPr>
        <w:t>hybrid equations to impose the macroscopic information on microscopic domain</w:t>
      </w:r>
      <w:r w:rsidRPr="00244A6D">
        <w:rPr>
          <w:rFonts w:cs="Helvetica"/>
          <w:szCs w:val="24"/>
        </w:rPr>
        <w:t xml:space="preserve"> </w:t>
      </w:r>
      <w:r w:rsidRPr="00244A6D">
        <w:rPr>
          <w:rFonts w:cs="Helvetica"/>
        </w:rPr>
        <w:t>and to ensure numerical stability.</w:t>
      </w:r>
      <w:r w:rsidRPr="00244A6D">
        <w:rPr>
          <w:rFonts w:cs="Helvetica"/>
          <w:szCs w:val="24"/>
        </w:rPr>
        <w:t xml:space="preserve"> </w:t>
      </w:r>
    </w:p>
    <w:p w:rsidR="00D96271" w:rsidRDefault="00D96271" w:rsidP="00D96271">
      <w:pPr>
        <w:jc w:val="center"/>
      </w:pPr>
      <w:r>
        <w:rPr>
          <w:noProof/>
          <w:lang w:val="sv-SE" w:eastAsia="ko-KR"/>
        </w:rPr>
        <w:drawing>
          <wp:inline distT="0" distB="0" distL="0" distR="0">
            <wp:extent cx="4445000" cy="1729653"/>
            <wp:effectExtent l="25400" t="0" r="0" b="0"/>
            <wp:docPr id="3" name="Picture 5" descr=":table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ble1.pdf"/>
                    <pic:cNvPicPr>
                      <a:picLocks noChangeAspect="1" noChangeArrowheads="1"/>
                    </pic:cNvPicPr>
                  </pic:nvPicPr>
                  <pic:blipFill>
                    <a:blip r:embed="rId13" cstate="print"/>
                    <a:srcRect/>
                    <a:stretch>
                      <a:fillRect/>
                    </a:stretch>
                  </pic:blipFill>
                  <pic:spPr bwMode="auto">
                    <a:xfrm>
                      <a:off x="0" y="0"/>
                      <a:ext cx="4445460" cy="1729832"/>
                    </a:xfrm>
                    <a:prstGeom prst="rect">
                      <a:avLst/>
                    </a:prstGeom>
                    <a:noFill/>
                    <a:ln w="9525">
                      <a:noFill/>
                      <a:miter lim="800000"/>
                      <a:headEnd/>
                      <a:tailEnd/>
                    </a:ln>
                  </pic:spPr>
                </pic:pic>
              </a:graphicData>
            </a:graphic>
          </wp:inline>
        </w:drawing>
      </w:r>
    </w:p>
    <w:p w:rsidR="00D96271" w:rsidRDefault="00D96271" w:rsidP="00244A6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pPr>
    </w:p>
    <w:p w:rsidR="00244A6D" w:rsidRDefault="00244A6D" w:rsidP="00244A6D">
      <w:r>
        <w:t xml:space="preserve">The CFD code employs the data structure of </w:t>
      </w:r>
      <w:commentRangeStart w:id="19"/>
      <w:ins w:id="20" w:author="." w:date="2011-07-05T16:42:00Z">
        <w:r w:rsidR="00824A34">
          <w:t>the</w:t>
        </w:r>
        <w:commentRangeEnd w:id="19"/>
        <w:r w:rsidR="00824A34">
          <w:rPr>
            <w:rStyle w:val="CommentReference"/>
          </w:rPr>
          <w:commentReference w:id="19"/>
        </w:r>
        <w:r w:rsidR="00824A34">
          <w:t xml:space="preserve"> </w:t>
        </w:r>
      </w:ins>
      <w:r>
        <w:t xml:space="preserve">overset mesh technique [30] to ease the handling of </w:t>
      </w:r>
      <w:ins w:id="21" w:author="." w:date="2011-07-05T16:42:00Z">
        <w:r w:rsidR="00824A34">
          <w:t xml:space="preserve">the </w:t>
        </w:r>
      </w:ins>
      <w:r>
        <w:t xml:space="preserve">coupling parameters. In other words, the entire fluid domain is generated </w:t>
      </w:r>
      <w:del w:id="22" w:author="." w:date="2011-07-05T16:46:00Z">
        <w:r w:rsidDel="00E514CC">
          <w:delText xml:space="preserve">as </w:delText>
        </w:r>
      </w:del>
      <w:commentRangeStart w:id="23"/>
      <w:ins w:id="24" w:author="." w:date="2011-07-05T16:46:00Z">
        <w:r w:rsidR="00E514CC">
          <w:t>because</w:t>
        </w:r>
        <w:commentRangeEnd w:id="23"/>
        <w:r w:rsidR="00E514CC">
          <w:rPr>
            <w:rStyle w:val="CommentReference"/>
          </w:rPr>
          <w:commentReference w:id="23"/>
        </w:r>
        <w:r w:rsidR="00E514CC">
          <w:t xml:space="preserve"> </w:t>
        </w:r>
      </w:ins>
      <w:r>
        <w:t xml:space="preserve">the CFD mesh system and pure MD region is turned off as the </w:t>
      </w:r>
      <w:ins w:id="25" w:author="." w:date="2011-07-05T16:45:00Z">
        <w:r w:rsidR="00AF43BF">
          <w:t>“</w:t>
        </w:r>
      </w:ins>
      <w:del w:id="26" w:author="." w:date="2011-07-05T16:45:00Z">
        <w:r w:rsidDel="00AF43BF">
          <w:delText>`</w:delText>
        </w:r>
      </w:del>
      <w:del w:id="27" w:author="." w:date="2011-07-05T16:44:00Z">
        <w:r w:rsidDel="00F56359">
          <w:delText xml:space="preserve">Hole' </w:delText>
        </w:r>
      </w:del>
      <w:commentRangeStart w:id="28"/>
      <w:ins w:id="29" w:author="." w:date="2011-07-05T16:44:00Z">
        <w:r w:rsidR="00F56359">
          <w:t>h</w:t>
        </w:r>
        <w:r w:rsidR="00AF43BF">
          <w:t>ole</w:t>
        </w:r>
      </w:ins>
      <w:commentRangeEnd w:id="28"/>
      <w:ins w:id="30" w:author="." w:date="2011-07-05T16:45:00Z">
        <w:r w:rsidR="00AF43BF">
          <w:rPr>
            <w:rStyle w:val="CommentReference"/>
          </w:rPr>
          <w:commentReference w:id="28"/>
        </w:r>
        <w:r w:rsidR="00AF43BF">
          <w:t>”</w:t>
        </w:r>
      </w:ins>
      <w:ins w:id="31" w:author="." w:date="2011-07-05T16:44:00Z">
        <w:r w:rsidR="00F56359">
          <w:t xml:space="preserve"> </w:t>
        </w:r>
      </w:ins>
      <w:r>
        <w:t xml:space="preserve">cell in the terminology of </w:t>
      </w:r>
      <w:ins w:id="32" w:author="." w:date="2011-07-05T16:45:00Z">
        <w:r w:rsidR="00AF43BF">
          <w:t xml:space="preserve">the </w:t>
        </w:r>
      </w:ins>
      <w:r>
        <w:t>overset technique. Likewise, MD</w:t>
      </w:r>
      <w:ins w:id="33" w:author="." w:date="2011-07-05T16:47:00Z">
        <w:r w:rsidR="00E514CC">
          <w:t xml:space="preserve"> </w:t>
        </w:r>
      </w:ins>
      <w:r>
        <w:t>to</w:t>
      </w:r>
      <w:ins w:id="34" w:author="." w:date="2011-07-05T16:47:00Z">
        <w:r w:rsidR="00E514CC">
          <w:t xml:space="preserve"> </w:t>
        </w:r>
      </w:ins>
      <w:r>
        <w:t>CFD and CFD</w:t>
      </w:r>
      <w:ins w:id="35" w:author="." w:date="2011-07-05T16:47:00Z">
        <w:r w:rsidR="00E514CC">
          <w:t xml:space="preserve"> </w:t>
        </w:r>
      </w:ins>
      <w:r>
        <w:t>to</w:t>
      </w:r>
      <w:ins w:id="36" w:author="." w:date="2011-07-05T16:47:00Z">
        <w:r w:rsidR="00E514CC">
          <w:t xml:space="preserve"> </w:t>
        </w:r>
      </w:ins>
      <w:r>
        <w:t xml:space="preserve">MD boundary cells are declared </w:t>
      </w:r>
      <w:del w:id="37" w:author="." w:date="2011-07-05T16:47:00Z">
        <w:r w:rsidDel="0080628B">
          <w:delText xml:space="preserve">as </w:delText>
        </w:r>
      </w:del>
      <w:ins w:id="38" w:author="." w:date="2011-07-05T16:47:00Z">
        <w:r w:rsidR="0080628B">
          <w:t>“</w:t>
        </w:r>
      </w:ins>
      <w:del w:id="39" w:author="." w:date="2011-07-05T16:47:00Z">
        <w:r w:rsidDel="0080628B">
          <w:delText>`</w:delText>
        </w:r>
      </w:del>
      <w:r>
        <w:t>Fringe</w:t>
      </w:r>
      <w:ins w:id="40" w:author="." w:date="2011-07-05T16:47:00Z">
        <w:r w:rsidR="0080628B">
          <w:t>”</w:t>
        </w:r>
      </w:ins>
      <w:del w:id="41" w:author="." w:date="2011-07-05T16:47:00Z">
        <w:r w:rsidDel="0080628B">
          <w:delText>'</w:delText>
        </w:r>
      </w:del>
      <w:r>
        <w:t xml:space="preserve"> and </w:t>
      </w:r>
      <w:ins w:id="42" w:author="." w:date="2011-07-05T16:47:00Z">
        <w:r w:rsidR="0080628B">
          <w:t>“</w:t>
        </w:r>
      </w:ins>
      <w:del w:id="43" w:author="." w:date="2011-07-05T16:47:00Z">
        <w:r w:rsidDel="0080628B">
          <w:delText>`</w:delText>
        </w:r>
      </w:del>
      <w:r>
        <w:t>Donor</w:t>
      </w:r>
      <w:ins w:id="44" w:author="." w:date="2011-07-05T16:47:00Z">
        <w:r w:rsidR="0080628B">
          <w:t>”</w:t>
        </w:r>
      </w:ins>
      <w:del w:id="45" w:author="." w:date="2011-07-05T16:47:00Z">
        <w:r w:rsidDel="0080628B">
          <w:delText>'</w:delText>
        </w:r>
      </w:del>
      <w:r>
        <w:t xml:space="preserve"> cells, respectively. The labor of mesh regeneration </w:t>
      </w:r>
      <w:del w:id="46" w:author="." w:date="2011-07-05T16:49:00Z">
        <w:r w:rsidDel="00C74829">
          <w:delText xml:space="preserve">according </w:delText>
        </w:r>
      </w:del>
      <w:commentRangeStart w:id="47"/>
      <w:ins w:id="48" w:author="." w:date="2011-07-05T16:49:00Z">
        <w:r w:rsidR="00C74829">
          <w:t>due</w:t>
        </w:r>
        <w:commentRangeEnd w:id="47"/>
        <w:r w:rsidR="00C74829">
          <w:rPr>
            <w:rStyle w:val="CommentReference"/>
          </w:rPr>
          <w:commentReference w:id="47"/>
        </w:r>
        <w:r w:rsidR="00C74829">
          <w:t xml:space="preserve"> </w:t>
        </w:r>
      </w:ins>
      <w:r>
        <w:t xml:space="preserve">to the change </w:t>
      </w:r>
      <w:del w:id="49" w:author="." w:date="2011-07-05T16:50:00Z">
        <w:r w:rsidDel="00C74829">
          <w:delText xml:space="preserve">of </w:delText>
        </w:r>
      </w:del>
      <w:commentRangeStart w:id="50"/>
      <w:ins w:id="51" w:author="." w:date="2011-07-05T16:50:00Z">
        <w:r w:rsidR="00C74829">
          <w:t>in</w:t>
        </w:r>
        <w:commentRangeEnd w:id="50"/>
        <w:r w:rsidR="00C74829">
          <w:rPr>
            <w:rStyle w:val="CommentReference"/>
          </w:rPr>
          <w:commentReference w:id="50"/>
        </w:r>
        <w:r w:rsidR="00C74829">
          <w:t xml:space="preserve"> </w:t>
        </w:r>
      </w:ins>
      <w:r>
        <w:t>coupling parameters (</w:t>
      </w:r>
      <w:ins w:id="52" w:author="." w:date="2011-07-05T16:48:00Z">
        <w:r w:rsidR="0080628B">
          <w:t xml:space="preserve">the </w:t>
        </w:r>
      </w:ins>
      <w:r>
        <w:t xml:space="preserve">position and depth of </w:t>
      </w:r>
      <w:ins w:id="53" w:author="." w:date="2011-07-05T16:48:00Z">
        <w:r w:rsidR="0080628B">
          <w:t xml:space="preserve">the </w:t>
        </w:r>
      </w:ins>
      <w:r>
        <w:t>hybrid layers) disappears with the overset data structure.</w:t>
      </w:r>
    </w:p>
    <w:p w:rsidR="00244A6D" w:rsidRDefault="00244A6D" w:rsidP="00244A6D">
      <w:r>
        <w:t xml:space="preserve">Both codes are equipped with the information exchange </w:t>
      </w:r>
      <w:commentRangeStart w:id="54"/>
      <w:r>
        <w:t>routine</w:t>
      </w:r>
      <w:commentRangeEnd w:id="54"/>
      <w:r w:rsidR="00A22167">
        <w:rPr>
          <w:rStyle w:val="CommentReference"/>
        </w:rPr>
        <w:commentReference w:id="54"/>
      </w:r>
      <w:ins w:id="55" w:author="." w:date="2011-07-05T20:11:00Z">
        <w:r w:rsidR="00A22167">
          <w:t>,</w:t>
        </w:r>
      </w:ins>
      <w:r>
        <w:t xml:space="preserve"> which consists of one file sender and one file receiver. These file interfaces are scheduled to turn on every sampling interval. The instantaneous properties in the </w:t>
      </w:r>
      <w:commentRangeStart w:id="56"/>
      <w:ins w:id="57" w:author="." w:date="2011-07-05T20:13:00Z">
        <w:r w:rsidR="0086650D">
          <w:t>d</w:t>
        </w:r>
      </w:ins>
      <w:del w:id="58" w:author="." w:date="2011-07-05T20:13:00Z">
        <w:r w:rsidDel="0086650D">
          <w:delText>D</w:delText>
        </w:r>
      </w:del>
      <w:r>
        <w:t>onor</w:t>
      </w:r>
      <w:commentRangeEnd w:id="56"/>
      <w:r w:rsidR="0086650D">
        <w:rPr>
          <w:rStyle w:val="CommentReference"/>
        </w:rPr>
        <w:commentReference w:id="56"/>
      </w:r>
      <w:r>
        <w:t xml:space="preserve"> cells of </w:t>
      </w:r>
      <w:ins w:id="59" w:author="." w:date="2011-07-05T20:14:00Z">
        <w:r w:rsidR="0086650D">
          <w:t xml:space="preserve">the </w:t>
        </w:r>
      </w:ins>
      <w:r>
        <w:t xml:space="preserve">continuum domain are transferred to </w:t>
      </w:r>
      <w:ins w:id="60" w:author="." w:date="2011-07-05T20:14:00Z">
        <w:r w:rsidR="0086650D">
          <w:t xml:space="preserve">the </w:t>
        </w:r>
      </w:ins>
      <w:r>
        <w:t xml:space="preserve">MD site and referenced when </w:t>
      </w:r>
      <w:del w:id="61" w:author="." w:date="2011-07-05T20:14:00Z">
        <w:r w:rsidDel="0086650D">
          <w:delText xml:space="preserve">applying </w:delText>
        </w:r>
      </w:del>
      <w:ins w:id="62" w:author="." w:date="2011-07-05T20:14:00Z">
        <w:r w:rsidR="0086650D">
          <w:t xml:space="preserve">the </w:t>
        </w:r>
      </w:ins>
      <w:r>
        <w:t>constrained Lagrangian dynamics equation</w:t>
      </w:r>
      <w:ins w:id="63" w:author="." w:date="2011-07-05T20:14:00Z">
        <w:r w:rsidR="0086650D">
          <w:t xml:space="preserve"> </w:t>
        </w:r>
        <w:commentRangeStart w:id="64"/>
        <w:r w:rsidR="0086650D">
          <w:t>is</w:t>
        </w:r>
        <w:commentRangeEnd w:id="64"/>
        <w:r w:rsidR="0086650D">
          <w:rPr>
            <w:rStyle w:val="CommentReference"/>
          </w:rPr>
          <w:commentReference w:id="64"/>
        </w:r>
        <w:r w:rsidR="0086650D">
          <w:t xml:space="preserve"> applied</w:t>
        </w:r>
      </w:ins>
      <w:r>
        <w:t xml:space="preserve">. </w:t>
      </w:r>
      <w:ins w:id="65" w:author="." w:date="2011-07-05T20:14:00Z">
        <w:r w:rsidR="0086650D">
          <w:t xml:space="preserve">The </w:t>
        </w:r>
      </w:ins>
      <w:del w:id="66" w:author="." w:date="2011-07-05T20:15:00Z">
        <w:r w:rsidDel="0086650D">
          <w:delText xml:space="preserve">Averaged </w:delText>
        </w:r>
      </w:del>
      <w:ins w:id="67" w:author="." w:date="2011-07-05T20:15:00Z">
        <w:r w:rsidR="0086650D">
          <w:t xml:space="preserve">averaged </w:t>
        </w:r>
      </w:ins>
      <w:r>
        <w:t xml:space="preserve">molecular properties are sent to </w:t>
      </w:r>
      <w:ins w:id="68" w:author="." w:date="2011-07-05T20:15:00Z">
        <w:r w:rsidR="0086650D">
          <w:t xml:space="preserve">the </w:t>
        </w:r>
      </w:ins>
      <w:r>
        <w:t>CFD domain</w:t>
      </w:r>
      <w:ins w:id="69" w:author="." w:date="2011-07-05T20:15:00Z">
        <w:r w:rsidR="0086650D">
          <w:t>,</w:t>
        </w:r>
      </w:ins>
      <w:r>
        <w:t xml:space="preserve"> and they are used as the boundary conditions of </w:t>
      </w:r>
      <w:del w:id="70" w:author="." w:date="2011-07-05T20:15:00Z">
        <w:r w:rsidDel="0086650D">
          <w:delText xml:space="preserve">Fringe </w:delText>
        </w:r>
      </w:del>
      <w:ins w:id="71" w:author="." w:date="2011-07-05T20:15:00Z">
        <w:r w:rsidR="0086650D">
          <w:t xml:space="preserve">the fringe </w:t>
        </w:r>
      </w:ins>
      <w:r>
        <w:t xml:space="preserve">cells. All exchanged properties are written in </w:t>
      </w:r>
      <w:ins w:id="72" w:author="." w:date="2011-07-05T20:15:00Z">
        <w:r w:rsidR="0086650D">
          <w:t xml:space="preserve">the </w:t>
        </w:r>
      </w:ins>
      <w:r>
        <w:t xml:space="preserve">MD unit: thus, </w:t>
      </w:r>
      <w:ins w:id="73" w:author="." w:date="2011-07-05T20:15:00Z">
        <w:r w:rsidR="0086650D">
          <w:t xml:space="preserve">the </w:t>
        </w:r>
      </w:ins>
      <w:r>
        <w:t xml:space="preserve">CFD code is equipped with </w:t>
      </w:r>
      <w:ins w:id="74" w:author="." w:date="2011-07-05T20:15:00Z">
        <w:r w:rsidR="0086650D">
          <w:t xml:space="preserve">a </w:t>
        </w:r>
      </w:ins>
      <w:r>
        <w:t xml:space="preserve">velocity unit conversion function and </w:t>
      </w:r>
      <w:ins w:id="75" w:author="." w:date="2011-07-05T20:17:00Z">
        <w:r w:rsidR="00180EDA">
          <w:t xml:space="preserve">an </w:t>
        </w:r>
      </w:ins>
      <w:r>
        <w:t>equation of state</w:t>
      </w:r>
      <w:ins w:id="76" w:author="." w:date="2011-07-05T20:15:00Z">
        <w:r w:rsidR="0086650D">
          <w:t>,</w:t>
        </w:r>
      </w:ins>
      <w:r>
        <w:t xml:space="preserve"> which changes the pressure solution from </w:t>
      </w:r>
      <w:ins w:id="77" w:author="." w:date="2011-07-05T20:15:00Z">
        <w:r w:rsidR="0086650D">
          <w:t xml:space="preserve">the </w:t>
        </w:r>
      </w:ins>
      <w:r>
        <w:t xml:space="preserve">CFD site to </w:t>
      </w:r>
      <w:ins w:id="78" w:author="." w:date="2011-07-05T20:15:00Z">
        <w:r w:rsidR="0086650D">
          <w:t xml:space="preserve">the </w:t>
        </w:r>
      </w:ins>
      <w:r>
        <w:t xml:space="preserve">equivalent density property in </w:t>
      </w:r>
      <w:ins w:id="79" w:author="." w:date="2011-07-05T20:15:00Z">
        <w:r w:rsidR="0086650D">
          <w:t xml:space="preserve">the </w:t>
        </w:r>
      </w:ins>
      <w:r>
        <w:t>MD domain.</w:t>
      </w:r>
    </w:p>
    <w:p w:rsidR="00244A6D" w:rsidRDefault="00244A6D" w:rsidP="00244A6D">
      <w:del w:id="80" w:author="." w:date="2011-07-05T20:17:00Z">
        <w:r w:rsidDel="00180EDA">
          <w:delText>Along with</w:delText>
        </w:r>
      </w:del>
      <w:ins w:id="81" w:author="." w:date="2011-07-05T20:17:00Z">
        <w:r w:rsidR="00DE0D31">
          <w:t xml:space="preserve">In </w:t>
        </w:r>
        <w:commentRangeStart w:id="82"/>
        <w:r w:rsidR="00DE0D31">
          <w:t>addition</w:t>
        </w:r>
        <w:commentRangeEnd w:id="82"/>
        <w:r w:rsidR="00DE0D31">
          <w:rPr>
            <w:rStyle w:val="CommentReference"/>
          </w:rPr>
          <w:commentReference w:id="82"/>
        </w:r>
        <w:r w:rsidR="00DE0D31">
          <w:t xml:space="preserve"> to</w:t>
        </w:r>
      </w:ins>
      <w:r w:rsidR="00DE0D31">
        <w:t xml:space="preserve"> the file interface, additional equations of motion are employed on </w:t>
      </w:r>
      <w:ins w:id="83" w:author="." w:date="2011-07-05T20:17:00Z">
        <w:r w:rsidR="00DE0D31">
          <w:t xml:space="preserve">the </w:t>
        </w:r>
      </w:ins>
      <w:r w:rsidR="00DE0D31">
        <w:t xml:space="preserve">MD code to </w:t>
      </w:r>
      <w:del w:id="84" w:author="." w:date="2011-07-06T11:26:00Z">
        <w:r w:rsidR="00DE0D31" w:rsidDel="00E865D3">
          <w:delText xml:space="preserve">accurately </w:delText>
        </w:r>
      </w:del>
      <w:r w:rsidR="00DE0D31">
        <w:t>describe</w:t>
      </w:r>
      <w:ins w:id="85" w:author="." w:date="2011-07-06T11:26:00Z">
        <w:r w:rsidR="00DE0D31">
          <w:t xml:space="preserve"> accurately</w:t>
        </w:r>
      </w:ins>
      <w:r w:rsidR="00DE0D31">
        <w:t xml:space="preserve"> the influence of macroscopic flow variation on </w:t>
      </w:r>
      <w:ins w:id="86" w:author="." w:date="2011-07-05T20:19:00Z">
        <w:r w:rsidR="00DE0D31">
          <w:t xml:space="preserve">the </w:t>
        </w:r>
      </w:ins>
      <w:r w:rsidR="00DE0D31">
        <w:t xml:space="preserve">particle domain. </w:t>
      </w:r>
      <w:r>
        <w:t xml:space="preserve">First, </w:t>
      </w:r>
      <w:del w:id="87" w:author="." w:date="2011-07-05T20:18:00Z">
        <w:r w:rsidDel="00782750">
          <w:delText xml:space="preserve">the </w:delText>
        </w:r>
      </w:del>
      <w:r>
        <w:t xml:space="preserve">external force should be imposed to prevent </w:t>
      </w:r>
      <w:ins w:id="88" w:author="." w:date="2011-07-05T20:19:00Z">
        <w:r w:rsidR="00F2083F">
          <w:t xml:space="preserve">the </w:t>
        </w:r>
      </w:ins>
      <w:del w:id="89" w:author="." w:date="2011-07-05T20:18:00Z">
        <w:r w:rsidDel="00782750">
          <w:delText xml:space="preserve">leaving </w:delText>
        </w:r>
      </w:del>
      <w:r>
        <w:t>particles</w:t>
      </w:r>
      <w:ins w:id="90" w:author="." w:date="2011-07-05T20:18:00Z">
        <w:r w:rsidR="00782750">
          <w:t xml:space="preserve"> from leaving </w:t>
        </w:r>
      </w:ins>
      <w:del w:id="91" w:author="." w:date="2011-07-05T20:18:00Z">
        <w:r w:rsidDel="00782750">
          <w:delText xml:space="preserve"> from </w:delText>
        </w:r>
      </w:del>
      <w:r>
        <w:t>the control domain</w:t>
      </w:r>
      <w:ins w:id="92" w:author="." w:date="2011-07-05T20:18:00Z">
        <w:r w:rsidR="00782750">
          <w:t>;</w:t>
        </w:r>
      </w:ins>
      <w:r>
        <w:t xml:space="preserve"> </w:t>
      </w:r>
      <w:del w:id="93" w:author="." w:date="2011-07-05T20:18:00Z">
        <w:r w:rsidDel="00782750">
          <w:delText xml:space="preserve">and </w:delText>
        </w:r>
      </w:del>
      <w:r>
        <w:t xml:space="preserve">the force is applied </w:t>
      </w:r>
      <w:del w:id="94" w:author="." w:date="2011-07-05T20:18:00Z">
        <w:r w:rsidDel="00782750">
          <w:delText xml:space="preserve">to </w:delText>
        </w:r>
      </w:del>
      <w:ins w:id="95" w:author="." w:date="2011-07-05T20:18:00Z">
        <w:r w:rsidR="00782750">
          <w:t xml:space="preserve">in </w:t>
        </w:r>
      </w:ins>
      <w:r>
        <w:t xml:space="preserve">the normal direction of </w:t>
      </w:r>
      <w:ins w:id="96" w:author="." w:date="2011-07-05T20:18:00Z">
        <w:r w:rsidR="00782750">
          <w:t xml:space="preserve">the </w:t>
        </w:r>
      </w:ins>
      <w:r>
        <w:t>uppermost MD layer. A cost-effective classical external force model by [7] is employed as</w:t>
      </w:r>
      <w:del w:id="97" w:author="." w:date="2011-07-05T20:19:00Z">
        <w:r w:rsidDel="00F2083F">
          <w:delText>,</w:delText>
        </w:r>
      </w:del>
    </w:p>
    <w:p w:rsidR="00244A6D" w:rsidRDefault="00244A6D" w:rsidP="008C5347">
      <w:pPr>
        <w:jc w:val="right"/>
      </w:pPr>
      <w:r>
        <w:rPr>
          <w:noProof/>
          <w:lang w:val="sv-SE" w:eastAsia="ko-KR"/>
        </w:rPr>
        <w:lastRenderedPageBreak/>
        <w:drawing>
          <wp:inline distT="0" distB="0" distL="0" distR="0">
            <wp:extent cx="4595678" cy="563167"/>
            <wp:effectExtent l="25400" t="0" r="1722" b="0"/>
            <wp:docPr id="1" name="Picture 6" descr=":4.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tiff"/>
                    <pic:cNvPicPr>
                      <a:picLocks noChangeAspect="1" noChangeArrowheads="1"/>
                    </pic:cNvPicPr>
                  </pic:nvPicPr>
                  <pic:blipFill>
                    <a:blip r:embed="rId14" cstate="print"/>
                    <a:srcRect/>
                    <a:stretch>
                      <a:fillRect/>
                    </a:stretch>
                  </pic:blipFill>
                  <pic:spPr bwMode="auto">
                    <a:xfrm>
                      <a:off x="0" y="0"/>
                      <a:ext cx="4597010" cy="563330"/>
                    </a:xfrm>
                    <a:prstGeom prst="rect">
                      <a:avLst/>
                    </a:prstGeom>
                    <a:noFill/>
                    <a:ln w="9525">
                      <a:noFill/>
                      <a:miter lim="800000"/>
                      <a:headEnd/>
                      <a:tailEnd/>
                    </a:ln>
                  </pic:spPr>
                </pic:pic>
              </a:graphicData>
            </a:graphic>
          </wp:inline>
        </w:drawing>
      </w:r>
    </w:p>
    <w:p w:rsidR="00244A6D" w:rsidRDefault="008C5347" w:rsidP="00244A6D">
      <w:r>
        <w:t xml:space="preserve">where </w:t>
      </w:r>
      <w:r w:rsidRPr="008C5347">
        <w:rPr>
          <w:i/>
        </w:rPr>
        <w:t>p</w:t>
      </w:r>
      <w:r w:rsidRPr="008C5347">
        <w:rPr>
          <w:i/>
          <w:vertAlign w:val="subscript"/>
        </w:rPr>
        <w:t>a</w:t>
      </w:r>
      <w:r>
        <w:t xml:space="preserve"> </w:t>
      </w:r>
      <w:r w:rsidR="00244A6D">
        <w:t>denote</w:t>
      </w:r>
      <w:ins w:id="98" w:author="." w:date="2011-07-05T20:19:00Z">
        <w:r w:rsidR="00F2083F">
          <w:t>s</w:t>
        </w:r>
      </w:ins>
      <w:r w:rsidR="00244A6D">
        <w:t xml:space="preserve"> the average pressure in the MD region, </w:t>
      </w:r>
      <w:r>
        <w:rPr>
          <w:i/>
        </w:rPr>
        <w:t>Y</w:t>
      </w:r>
      <w:r>
        <w:rPr>
          <w:i/>
          <w:vertAlign w:val="subscript"/>
        </w:rPr>
        <w:t>n</w:t>
      </w:r>
      <w:r>
        <w:t xml:space="preserve"> - </w:t>
      </w:r>
      <w:r>
        <w:rPr>
          <w:i/>
        </w:rPr>
        <w:t>Y</w:t>
      </w:r>
      <w:r>
        <w:rPr>
          <w:i/>
          <w:vertAlign w:val="subscript"/>
        </w:rPr>
        <w:t>n-1</w:t>
      </w:r>
      <w:r>
        <w:t xml:space="preserve"> </w:t>
      </w:r>
      <w:r w:rsidR="00244A6D">
        <w:t xml:space="preserve">is the thickness of the uppermost layer </w:t>
      </w:r>
      <w:ins w:id="99" w:author="." w:date="2011-07-05T20:19:00Z">
        <w:r w:rsidR="00F2083F">
          <w:t xml:space="preserve">to </w:t>
        </w:r>
      </w:ins>
      <w:r w:rsidR="00244A6D">
        <w:t xml:space="preserve">which </w:t>
      </w:r>
      <w:del w:id="100" w:author="." w:date="2011-07-05T20:19:00Z">
        <w:r w:rsidR="00244A6D" w:rsidDel="00F2083F">
          <w:delText xml:space="preserve">is applied </w:delText>
        </w:r>
      </w:del>
      <w:r w:rsidR="00244A6D">
        <w:t xml:space="preserve">the force </w:t>
      </w:r>
      <w:ins w:id="101" w:author="." w:date="2011-07-05T20:19:00Z">
        <w:r w:rsidR="00F2083F">
          <w:t xml:space="preserve">is </w:t>
        </w:r>
        <w:commentRangeStart w:id="102"/>
        <w:r w:rsidR="00F2083F">
          <w:t>applied</w:t>
        </w:r>
      </w:ins>
      <w:commentRangeEnd w:id="102"/>
      <w:ins w:id="103" w:author="." w:date="2011-07-05T20:20:00Z">
        <w:r w:rsidR="00F2083F">
          <w:rPr>
            <w:rStyle w:val="CommentReference"/>
          </w:rPr>
          <w:commentReference w:id="102"/>
        </w:r>
        <w:r w:rsidR="00F2083F">
          <w:t>,</w:t>
        </w:r>
      </w:ins>
      <w:ins w:id="104" w:author="." w:date="2011-07-05T20:19:00Z">
        <w:r w:rsidR="00F2083F">
          <w:t xml:space="preserve"> </w:t>
        </w:r>
      </w:ins>
      <w:r w:rsidR="00244A6D">
        <w:t xml:space="preserve">and </w:t>
      </w:r>
      <w:r>
        <w:rPr>
          <w:i/>
        </w:rPr>
        <w:t>F</w:t>
      </w:r>
      <w:r>
        <w:rPr>
          <w:i/>
          <w:vertAlign w:val="subscript"/>
        </w:rPr>
        <w:t>ext</w:t>
      </w:r>
      <w:r>
        <w:t xml:space="preserve"> </w:t>
      </w:r>
      <w:r w:rsidR="00244A6D">
        <w:t xml:space="preserve">is the external force acting on </w:t>
      </w:r>
      <w:r>
        <w:rPr>
          <w:i/>
        </w:rPr>
        <w:t>i</w:t>
      </w:r>
      <w:r w:rsidRPr="008C5347">
        <w:rPr>
          <w:i/>
          <w:vertAlign w:val="superscript"/>
        </w:rPr>
        <w:t>th</w:t>
      </w:r>
      <w:r>
        <w:t xml:space="preserve"> </w:t>
      </w:r>
      <w:r w:rsidR="00244A6D">
        <w:t xml:space="preserve">particle located on position </w:t>
      </w:r>
      <w:r>
        <w:rPr>
          <w:i/>
        </w:rPr>
        <w:t>Y</w:t>
      </w:r>
      <w:r>
        <w:rPr>
          <w:i/>
          <w:vertAlign w:val="subscript"/>
        </w:rPr>
        <w:t>i</w:t>
      </w:r>
      <w:r>
        <w:t xml:space="preserve"> </w:t>
      </w:r>
      <w:r w:rsidR="00244A6D">
        <w:t>.</w:t>
      </w:r>
    </w:p>
    <w:p w:rsidR="008C5347" w:rsidRDefault="00244A6D" w:rsidP="00244A6D">
      <w:r>
        <w:t>Next</w:t>
      </w:r>
      <w:del w:id="105" w:author="." w:date="2011-07-05T20:22:00Z">
        <w:r w:rsidDel="009A7B42">
          <w:delText>, on CFDtoMD layer</w:delText>
        </w:r>
      </w:del>
      <w:r>
        <w:t>,</w:t>
      </w:r>
      <w:ins w:id="106" w:author="." w:date="2011-07-05T20:22:00Z">
        <w:r w:rsidR="00C40E40">
          <w:t xml:space="preserve"> at </w:t>
        </w:r>
      </w:ins>
      <w:ins w:id="107" w:author="." w:date="2011-07-05T20:26:00Z">
        <w:r w:rsidR="0056012D">
          <w:t xml:space="preserve">a </w:t>
        </w:r>
      </w:ins>
      <w:ins w:id="108" w:author="." w:date="2011-07-05T20:22:00Z">
        <w:r w:rsidR="00C40E40">
          <w:t xml:space="preserve">specific </w:t>
        </w:r>
        <w:commentRangeStart w:id="109"/>
        <w:r w:rsidR="00C40E40">
          <w:t>time</w:t>
        </w:r>
      </w:ins>
      <w:commentRangeEnd w:id="109"/>
      <w:ins w:id="110" w:author="." w:date="2011-07-05T20:26:00Z">
        <w:r w:rsidR="0056012D">
          <w:rPr>
            <w:rStyle w:val="CommentReference"/>
          </w:rPr>
          <w:commentReference w:id="109"/>
        </w:r>
      </w:ins>
      <w:ins w:id="111" w:author="." w:date="2011-07-05T20:22:00Z">
        <w:r w:rsidR="009A7B42">
          <w:t>,</w:t>
        </w:r>
      </w:ins>
      <w:r>
        <w:t xml:space="preserve"> the macroscopic flow properties </w:t>
      </w:r>
      <w:del w:id="112" w:author="." w:date="2011-07-05T20:22:00Z">
        <w:r w:rsidDel="00C40E40">
          <w:delText xml:space="preserve">at specific time </w:delText>
        </w:r>
        <w:r w:rsidDel="009A7B42">
          <w:delText xml:space="preserve">shall </w:delText>
        </w:r>
        <w:commentRangeStart w:id="113"/>
        <w:r w:rsidDel="009A7B42">
          <w:delText>be</w:delText>
        </w:r>
      </w:del>
      <w:ins w:id="114" w:author="." w:date="2011-07-05T20:22:00Z">
        <w:r w:rsidR="009A7B42">
          <w:t>are</w:t>
        </w:r>
        <w:commentRangeEnd w:id="113"/>
        <w:r w:rsidR="009A7B42">
          <w:rPr>
            <w:rStyle w:val="CommentReference"/>
          </w:rPr>
          <w:commentReference w:id="113"/>
        </w:r>
      </w:ins>
      <w:r>
        <w:t xml:space="preserve"> introduced</w:t>
      </w:r>
      <w:del w:id="115" w:author="." w:date="2011-07-05T20:22:00Z">
        <w:r w:rsidDel="009A7B42">
          <w:delText xml:space="preserve"> </w:delText>
        </w:r>
      </w:del>
      <w:ins w:id="116" w:author="." w:date="2011-07-05T20:22:00Z">
        <w:r w:rsidR="009A7B42">
          <w:t xml:space="preserve"> on the CFD to MD layer </w:t>
        </w:r>
      </w:ins>
      <w:r>
        <w:t xml:space="preserve">to lead the motion of multiple particles in that layer. To satisfy mass conservation, a certain number of particles </w:t>
      </w:r>
      <w:commentRangeStart w:id="117"/>
      <w:del w:id="118" w:author="." w:date="2011-07-05T20:23:00Z">
        <w:r w:rsidDel="009A7B42">
          <w:delText>are</w:delText>
        </w:r>
      </w:del>
      <w:commentRangeEnd w:id="117"/>
      <w:r w:rsidR="009A7B42">
        <w:rPr>
          <w:rStyle w:val="CommentReference"/>
        </w:rPr>
        <w:commentReference w:id="117"/>
      </w:r>
      <w:del w:id="119" w:author="." w:date="2011-07-05T20:23:00Z">
        <w:r w:rsidDel="009A7B42">
          <w:delText xml:space="preserve"> </w:delText>
        </w:r>
      </w:del>
      <w:ins w:id="120" w:author="." w:date="2011-07-05T20:23:00Z">
        <w:r w:rsidR="009A7B42">
          <w:t xml:space="preserve">is </w:t>
        </w:r>
      </w:ins>
      <w:r>
        <w:t xml:space="preserve">inserted into or removed from this layer according to the mass flux by </w:t>
      </w:r>
      <w:ins w:id="121" w:author="." w:date="2011-07-05T20:23:00Z">
        <w:r w:rsidR="009A7B42">
          <w:t xml:space="preserve">the </w:t>
        </w:r>
      </w:ins>
      <w:r>
        <w:t>CFD solution,</w:t>
      </w:r>
    </w:p>
    <w:p w:rsidR="008C5347" w:rsidRDefault="008C5347" w:rsidP="008C5347">
      <w:pPr>
        <w:jc w:val="right"/>
      </w:pPr>
      <w:r>
        <w:rPr>
          <w:noProof/>
          <w:lang w:val="sv-SE" w:eastAsia="ko-KR"/>
        </w:rPr>
        <w:drawing>
          <wp:inline distT="0" distB="0" distL="0" distR="0">
            <wp:extent cx="4089400" cy="454378"/>
            <wp:effectExtent l="25400" t="0" r="0" b="0"/>
            <wp:docPr id="7" name="Picture 7" descr=":5.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tiff"/>
                    <pic:cNvPicPr>
                      <a:picLocks noChangeAspect="1" noChangeArrowheads="1"/>
                    </pic:cNvPicPr>
                  </pic:nvPicPr>
                  <pic:blipFill>
                    <a:blip r:embed="rId15" cstate="print"/>
                    <a:srcRect/>
                    <a:stretch>
                      <a:fillRect/>
                    </a:stretch>
                  </pic:blipFill>
                  <pic:spPr bwMode="auto">
                    <a:xfrm>
                      <a:off x="0" y="0"/>
                      <a:ext cx="4112117" cy="456902"/>
                    </a:xfrm>
                    <a:prstGeom prst="rect">
                      <a:avLst/>
                    </a:prstGeom>
                    <a:noFill/>
                    <a:ln w="9525">
                      <a:noFill/>
                      <a:miter lim="800000"/>
                      <a:headEnd/>
                      <a:tailEnd/>
                    </a:ln>
                  </pic:spPr>
                </pic:pic>
              </a:graphicData>
            </a:graphic>
          </wp:inline>
        </w:drawing>
      </w:r>
    </w:p>
    <w:p w:rsidR="008C5347" w:rsidRDefault="008C5347" w:rsidP="008C5347">
      <w:r>
        <w:t xml:space="preserve">where </w:t>
      </w:r>
      <w:r w:rsidRPr="008C5347">
        <w:rPr>
          <w:i/>
        </w:rPr>
        <w:t>A</w:t>
      </w:r>
      <w:r>
        <w:t xml:space="preserve"> is the horizontal area, </w:t>
      </w:r>
      <w:r>
        <w:rPr>
          <w:i/>
        </w:rPr>
        <w:t>u</w:t>
      </w:r>
      <w:r>
        <w:rPr>
          <w:i/>
          <w:vertAlign w:val="subscript"/>
        </w:rPr>
        <w:t>y</w:t>
      </w:r>
      <w:r>
        <w:t xml:space="preserve"> is the vertical velocity component </w:t>
      </w:r>
      <w:del w:id="122" w:author="." w:date="2011-07-05T20:26:00Z">
        <w:r w:rsidDel="0056012D">
          <w:delText xml:space="preserve">by </w:delText>
        </w:r>
      </w:del>
      <w:commentRangeStart w:id="123"/>
      <w:ins w:id="124" w:author="." w:date="2011-07-05T20:26:00Z">
        <w:r w:rsidR="0056012D">
          <w:t>in</w:t>
        </w:r>
        <w:commentRangeEnd w:id="123"/>
        <w:r w:rsidR="0056012D">
          <w:rPr>
            <w:rStyle w:val="CommentReference"/>
          </w:rPr>
          <w:commentReference w:id="123"/>
        </w:r>
        <w:r w:rsidR="0056012D">
          <w:t xml:space="preserve"> </w:t>
        </w:r>
      </w:ins>
      <w:ins w:id="125" w:author="." w:date="2011-07-05T20:24:00Z">
        <w:r w:rsidR="00C86629">
          <w:t xml:space="preserve">the </w:t>
        </w:r>
      </w:ins>
      <w:r>
        <w:t>CFD solution</w:t>
      </w:r>
      <w:ins w:id="126" w:author="." w:date="2011-07-05T20:27:00Z">
        <w:r w:rsidR="0056012D">
          <w:t>,</w:t>
        </w:r>
      </w:ins>
      <w:r>
        <w:t xml:space="preserve"> and </w:t>
      </w:r>
      <w:r w:rsidRPr="008C5347">
        <w:rPr>
          <w:i/>
        </w:rPr>
        <w:sym w:font="Symbol" w:char="F044"/>
      </w:r>
      <w:r w:rsidRPr="008C5347">
        <w:rPr>
          <w:i/>
        </w:rPr>
        <w:t>t</w:t>
      </w:r>
      <w:r>
        <w:t xml:space="preserve"> is the sampling interval.</w:t>
      </w:r>
    </w:p>
    <w:p w:rsidR="008C5347" w:rsidRDefault="008C5347" w:rsidP="008C5347">
      <w:r>
        <w:t xml:space="preserve">A very complicated numerical intervention is required to maintain </w:t>
      </w:r>
      <w:ins w:id="127" w:author="." w:date="2011-07-05T20:27:00Z">
        <w:r w:rsidR="001C1808">
          <w:t xml:space="preserve">the </w:t>
        </w:r>
        <w:del w:id="128" w:author="Soon-Heum &quot;Jeff&quot; Ko" w:date="2011-07-08T13:01:00Z">
          <w:r w:rsidR="001C1808" w:rsidDel="001B2C3C">
            <w:delText xml:space="preserve">conservation </w:delText>
          </w:r>
        </w:del>
      </w:ins>
      <w:r>
        <w:t>momentum</w:t>
      </w:r>
      <w:ins w:id="129" w:author="Soon-Heum &quot;Jeff&quot; Ko" w:date="2011-07-08T13:01:00Z">
        <w:r w:rsidR="001B2C3C">
          <w:t xml:space="preserve"> conservation</w:t>
        </w:r>
      </w:ins>
      <w:del w:id="130" w:author="." w:date="2011-07-05T20:27:00Z">
        <w:r w:rsidDel="001C1808">
          <w:delText xml:space="preserve"> conservation</w:delText>
        </w:r>
      </w:del>
      <w:r>
        <w:t xml:space="preserve">. The average </w:t>
      </w:r>
      <w:del w:id="131" w:author="." w:date="2011-07-05T20:27:00Z">
        <w:r w:rsidDel="001C1808">
          <w:delText xml:space="preserve">velocities </w:delText>
        </w:r>
      </w:del>
      <w:ins w:id="132" w:author="." w:date="2011-07-05T20:27:00Z">
        <w:r w:rsidR="001C1808">
          <w:t xml:space="preserve">velocity </w:t>
        </w:r>
      </w:ins>
      <w:r>
        <w:t xml:space="preserve">of particles in </w:t>
      </w:r>
      <w:r w:rsidRPr="008C5347">
        <w:rPr>
          <w:i/>
        </w:rPr>
        <w:t>J</w:t>
      </w:r>
      <w:r w:rsidRPr="008C5347">
        <w:rPr>
          <w:i/>
          <w:vertAlign w:val="superscript"/>
        </w:rPr>
        <w:t>th</w:t>
      </w:r>
      <w:r>
        <w:t xml:space="preserve"> cell is equal to the velocity </w:t>
      </w:r>
      <w:r w:rsidRPr="008C5347">
        <w:rPr>
          <w:i/>
        </w:rPr>
        <w:t>u</w:t>
      </w:r>
      <w:r w:rsidRPr="008C5347">
        <w:rPr>
          <w:i/>
          <w:vertAlign w:val="subscript"/>
        </w:rPr>
        <w:t>J</w:t>
      </w:r>
      <w:r>
        <w:t xml:space="preserve"> in </w:t>
      </w:r>
      <w:ins w:id="133" w:author="." w:date="2011-07-05T20:27:00Z">
        <w:r w:rsidR="001C1808">
          <w:t xml:space="preserve">the </w:t>
        </w:r>
      </w:ins>
      <w:r>
        <w:t>continuum cell.</w:t>
      </w:r>
      <w:r w:rsidRPr="008C5347">
        <w:t xml:space="preserve"> </w:t>
      </w:r>
    </w:p>
    <w:p w:rsidR="008C5347" w:rsidRDefault="008C5347" w:rsidP="008C5347">
      <w:pPr>
        <w:jc w:val="right"/>
      </w:pPr>
      <w:r>
        <w:rPr>
          <w:noProof/>
          <w:lang w:val="sv-SE" w:eastAsia="ko-KR"/>
        </w:rPr>
        <w:drawing>
          <wp:inline distT="0" distB="0" distL="0" distR="0">
            <wp:extent cx="3859530" cy="447913"/>
            <wp:effectExtent l="25400" t="0" r="1270" b="0"/>
            <wp:docPr id="10" name="Picture 8" descr=":6.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6.tiff"/>
                    <pic:cNvPicPr>
                      <a:picLocks noChangeAspect="1" noChangeArrowheads="1"/>
                    </pic:cNvPicPr>
                  </pic:nvPicPr>
                  <pic:blipFill>
                    <a:blip r:embed="rId16" cstate="print"/>
                    <a:srcRect/>
                    <a:stretch>
                      <a:fillRect/>
                    </a:stretch>
                  </pic:blipFill>
                  <pic:spPr bwMode="auto">
                    <a:xfrm>
                      <a:off x="0" y="0"/>
                      <a:ext cx="3860364" cy="448010"/>
                    </a:xfrm>
                    <a:prstGeom prst="rect">
                      <a:avLst/>
                    </a:prstGeom>
                    <a:noFill/>
                    <a:ln w="9525">
                      <a:noFill/>
                      <a:miter lim="800000"/>
                      <a:headEnd/>
                      <a:tailEnd/>
                    </a:ln>
                  </pic:spPr>
                </pic:pic>
              </a:graphicData>
            </a:graphic>
          </wp:inline>
        </w:drawing>
      </w:r>
    </w:p>
    <w:p w:rsidR="008C5347" w:rsidRDefault="008C5347" w:rsidP="008C5347">
      <w:r w:rsidRPr="008C5347">
        <w:t xml:space="preserve">where </w:t>
      </w:r>
      <w:r>
        <w:rPr>
          <w:i/>
        </w:rPr>
        <w:t>v</w:t>
      </w:r>
      <w:r>
        <w:rPr>
          <w:i/>
          <w:vertAlign w:val="subscript"/>
        </w:rPr>
        <w:t>i</w:t>
      </w:r>
      <w:r w:rsidRPr="008C5347">
        <w:t xml:space="preserve"> is </w:t>
      </w:r>
      <w:ins w:id="134" w:author="." w:date="2011-07-05T20:27:00Z">
        <w:r w:rsidR="001C1808">
          <w:t xml:space="preserve">the </w:t>
        </w:r>
      </w:ins>
      <w:r w:rsidRPr="008C5347">
        <w:t xml:space="preserve">velocity of </w:t>
      </w:r>
      <w:r>
        <w:rPr>
          <w:i/>
        </w:rPr>
        <w:t>i</w:t>
      </w:r>
      <w:r w:rsidRPr="008C5347">
        <w:rPr>
          <w:i/>
          <w:vertAlign w:val="superscript"/>
        </w:rPr>
        <w:t>th</w:t>
      </w:r>
      <w:r w:rsidRPr="008C5347">
        <w:t xml:space="preserve"> particle</w:t>
      </w:r>
      <w:ins w:id="135" w:author="." w:date="2011-07-05T20:27:00Z">
        <w:r w:rsidR="001C1808">
          <w:t>,</w:t>
        </w:r>
      </w:ins>
      <w:r w:rsidRPr="008C5347">
        <w:t xml:space="preserve"> and </w:t>
      </w:r>
      <w:r>
        <w:rPr>
          <w:i/>
        </w:rPr>
        <w:t>N</w:t>
      </w:r>
      <w:r w:rsidRPr="008C5347">
        <w:rPr>
          <w:i/>
          <w:vertAlign w:val="subscript"/>
        </w:rPr>
        <w:t>J</w:t>
      </w:r>
      <w:r>
        <w:t xml:space="preserve"> </w:t>
      </w:r>
      <w:r w:rsidRPr="008C5347">
        <w:t xml:space="preserve">is the number of particles in the cell. </w:t>
      </w:r>
      <w:del w:id="136" w:author="." w:date="2011-07-05T20:27:00Z">
        <w:r w:rsidRPr="008C5347" w:rsidDel="001C1808">
          <w:delText>With taking</w:delText>
        </w:r>
      </w:del>
      <w:ins w:id="137" w:author="." w:date="2011-07-05T20:28:00Z">
        <w:r w:rsidR="001C1808">
          <w:t>The</w:t>
        </w:r>
      </w:ins>
      <w:r w:rsidRPr="008C5347">
        <w:t xml:space="preserve"> Lagrangian derivative of Eq</w:t>
      </w:r>
      <w:r>
        <w:t>. (6)</w:t>
      </w:r>
      <w:ins w:id="138" w:author="." w:date="2011-07-05T20:28:00Z">
        <w:r w:rsidR="001C1808">
          <w:t xml:space="preserve"> obtains</w:t>
        </w:r>
      </w:ins>
      <w:del w:id="139" w:author="." w:date="2011-07-05T20:28:00Z">
        <w:r w:rsidDel="001C1808">
          <w:delText>,</w:delText>
        </w:r>
      </w:del>
    </w:p>
    <w:p w:rsidR="008C5347" w:rsidRDefault="008C5347" w:rsidP="008C5347">
      <w:pPr>
        <w:jc w:val="right"/>
      </w:pPr>
      <w:r>
        <w:rPr>
          <w:noProof/>
          <w:lang w:val="sv-SE" w:eastAsia="ko-KR"/>
        </w:rPr>
        <w:drawing>
          <wp:inline distT="0" distB="0" distL="0" distR="0">
            <wp:extent cx="3107267" cy="509325"/>
            <wp:effectExtent l="25400" t="0" r="0" b="0"/>
            <wp:docPr id="2" name="Picture 9" descr=":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tiff"/>
                    <pic:cNvPicPr>
                      <a:picLocks noChangeAspect="1" noChangeArrowheads="1"/>
                    </pic:cNvPicPr>
                  </pic:nvPicPr>
                  <pic:blipFill>
                    <a:blip r:embed="rId17" cstate="print"/>
                    <a:srcRect/>
                    <a:stretch>
                      <a:fillRect/>
                    </a:stretch>
                  </pic:blipFill>
                  <pic:spPr bwMode="auto">
                    <a:xfrm>
                      <a:off x="0" y="0"/>
                      <a:ext cx="3107092" cy="509296"/>
                    </a:xfrm>
                    <a:prstGeom prst="rect">
                      <a:avLst/>
                    </a:prstGeom>
                    <a:noFill/>
                    <a:ln w="9525">
                      <a:noFill/>
                      <a:miter lim="800000"/>
                      <a:headEnd/>
                      <a:tailEnd/>
                    </a:ln>
                  </pic:spPr>
                </pic:pic>
              </a:graphicData>
            </a:graphic>
          </wp:inline>
        </w:drawing>
      </w:r>
    </w:p>
    <w:p w:rsidR="008C5347" w:rsidRDefault="008C5347" w:rsidP="008C5347">
      <w:r w:rsidRPr="008C5347">
        <w:t xml:space="preserve">The Classical MD equation of motion can be generalized to obtain </w:t>
      </w:r>
      <w:ins w:id="140" w:author="." w:date="2011-07-05T20:28:00Z">
        <w:r w:rsidR="002208E9">
          <w:t xml:space="preserve">the </w:t>
        </w:r>
      </w:ins>
      <w:r w:rsidRPr="008C5347">
        <w:t>constraint by adopting the fluctuation in</w:t>
      </w:r>
      <w:ins w:id="141" w:author="." w:date="2011-07-05T20:28:00Z">
        <w:r w:rsidR="002208E9">
          <w:t xml:space="preserve"> the</w:t>
        </w:r>
      </w:ins>
      <w:r w:rsidRPr="008C5347">
        <w:t xml:space="preserve"> acceleration of each particle</w:t>
      </w:r>
      <w:del w:id="142" w:author="." w:date="2011-07-05T20:28:00Z">
        <w:r w:rsidRPr="008C5347" w:rsidDel="002208E9">
          <w:delText>s</w:delText>
        </w:r>
      </w:del>
      <w:r w:rsidRPr="008C5347">
        <w:t xml:space="preserve">, </w:t>
      </w:r>
      <w:r w:rsidRPr="008C5347">
        <w:rPr>
          <w:i/>
        </w:rPr>
        <w:sym w:font="Symbol" w:char="F07A"/>
      </w:r>
      <w:r w:rsidRPr="008C5347">
        <w:rPr>
          <w:i/>
          <w:vertAlign w:val="subscript"/>
        </w:rPr>
        <w:t>i</w:t>
      </w:r>
      <w:r>
        <w:t xml:space="preserve"> </w:t>
      </w:r>
    </w:p>
    <w:p w:rsidR="008C5347" w:rsidRDefault="008C5347" w:rsidP="008C5347">
      <w:pPr>
        <w:jc w:val="right"/>
      </w:pPr>
      <w:r>
        <w:rPr>
          <w:noProof/>
          <w:lang w:val="sv-SE" w:eastAsia="ko-KR"/>
        </w:rPr>
        <w:drawing>
          <wp:inline distT="0" distB="0" distL="0" distR="0">
            <wp:extent cx="4368800" cy="858824"/>
            <wp:effectExtent l="25400" t="0" r="0" b="0"/>
            <wp:docPr id="12" name="Picture 11" descr=":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8.tiff"/>
                    <pic:cNvPicPr>
                      <a:picLocks noChangeAspect="1" noChangeArrowheads="1"/>
                    </pic:cNvPicPr>
                  </pic:nvPicPr>
                  <pic:blipFill>
                    <a:blip r:embed="rId18" cstate="print"/>
                    <a:srcRect/>
                    <a:stretch>
                      <a:fillRect/>
                    </a:stretch>
                  </pic:blipFill>
                  <pic:spPr bwMode="auto">
                    <a:xfrm>
                      <a:off x="0" y="0"/>
                      <a:ext cx="4368800" cy="858824"/>
                    </a:xfrm>
                    <a:prstGeom prst="rect">
                      <a:avLst/>
                    </a:prstGeom>
                    <a:noFill/>
                    <a:ln w="9525">
                      <a:noFill/>
                      <a:miter lim="800000"/>
                      <a:headEnd/>
                      <a:tailEnd/>
                    </a:ln>
                  </pic:spPr>
                </pic:pic>
              </a:graphicData>
            </a:graphic>
          </wp:inline>
        </w:drawing>
      </w:r>
    </w:p>
    <w:p w:rsidR="008C5347" w:rsidRDefault="008C5347" w:rsidP="008C5347">
      <w:r w:rsidRPr="008C5347">
        <w:t xml:space="preserve">where </w:t>
      </w:r>
      <w:r>
        <w:rPr>
          <w:i/>
        </w:rPr>
        <w:t>F</w:t>
      </w:r>
      <w:r>
        <w:rPr>
          <w:i/>
          <w:vertAlign w:val="subscript"/>
        </w:rPr>
        <w:t xml:space="preserve">i </w:t>
      </w:r>
      <w:r w:rsidRPr="008C5347">
        <w:t xml:space="preserve">is the force on </w:t>
      </w:r>
      <w:r>
        <w:rPr>
          <w:i/>
        </w:rPr>
        <w:t>i</w:t>
      </w:r>
      <w:r w:rsidRPr="008C5347">
        <w:rPr>
          <w:i/>
          <w:vertAlign w:val="superscript"/>
        </w:rPr>
        <w:t>th</w:t>
      </w:r>
      <w:r w:rsidRPr="008C5347">
        <w:t xml:space="preserve"> particle based on the interactions between particles, </w:t>
      </w:r>
      <w:r>
        <w:rPr>
          <w:i/>
        </w:rPr>
        <w:t>m</w:t>
      </w:r>
      <w:r>
        <w:rPr>
          <w:i/>
          <w:vertAlign w:val="subscript"/>
        </w:rPr>
        <w:t>i</w:t>
      </w:r>
      <w:r w:rsidRPr="008C5347">
        <w:t xml:space="preserve"> is mass of each atom</w:t>
      </w:r>
      <w:ins w:id="143" w:author="." w:date="2011-07-05T20:28:00Z">
        <w:r w:rsidR="002208E9">
          <w:t>,</w:t>
        </w:r>
      </w:ins>
      <w:r w:rsidRPr="008C5347">
        <w:t xml:space="preserve"> and</w:t>
      </w:r>
      <w:del w:id="144" w:author="." w:date="2011-07-05T20:28:00Z">
        <w:r w:rsidRPr="008C5347" w:rsidDel="002208E9">
          <w:delText xml:space="preserve"> </w:delText>
        </w:r>
      </w:del>
      <w:r w:rsidRPr="008C5347">
        <w:t xml:space="preserve"> </w:t>
      </w:r>
      <w:commentRangeStart w:id="145"/>
      <w:r w:rsidRPr="008C5347">
        <w:t>Eq</w:t>
      </w:r>
      <w:del w:id="146" w:author="." w:date="2011-07-05T20:30:00Z">
        <w:r w:rsidRPr="008C5347" w:rsidDel="0091631E">
          <w:delText>n</w:delText>
        </w:r>
      </w:del>
      <w:commentRangeEnd w:id="145"/>
      <w:r w:rsidR="0091631E">
        <w:rPr>
          <w:rStyle w:val="CommentReference"/>
        </w:rPr>
        <w:commentReference w:id="145"/>
      </w:r>
      <w:r>
        <w:t>. (9)</w:t>
      </w:r>
      <w:r w:rsidRPr="008C5347">
        <w:t xml:space="preserve"> satisfies</w:t>
      </w:r>
      <w:del w:id="147" w:author="." w:date="2011-07-05T20:28:00Z">
        <w:r w:rsidRPr="008C5347" w:rsidDel="002208E9">
          <w:delText>,</w:delText>
        </w:r>
      </w:del>
    </w:p>
    <w:p w:rsidR="008C5347" w:rsidRDefault="008C5347" w:rsidP="008C5347">
      <w:pPr>
        <w:jc w:val="right"/>
      </w:pPr>
      <w:r>
        <w:rPr>
          <w:noProof/>
          <w:lang w:val="sv-SE" w:eastAsia="ko-KR"/>
        </w:rPr>
        <w:drawing>
          <wp:inline distT="0" distB="0" distL="0" distR="0">
            <wp:extent cx="3424549" cy="436082"/>
            <wp:effectExtent l="25400" t="0" r="4451" b="0"/>
            <wp:docPr id="13" name="Picture 12" descr=":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9.tiff"/>
                    <pic:cNvPicPr>
                      <a:picLocks noChangeAspect="1" noChangeArrowheads="1"/>
                    </pic:cNvPicPr>
                  </pic:nvPicPr>
                  <pic:blipFill>
                    <a:blip r:embed="rId19" cstate="print"/>
                    <a:srcRect/>
                    <a:stretch>
                      <a:fillRect/>
                    </a:stretch>
                  </pic:blipFill>
                  <pic:spPr bwMode="auto">
                    <a:xfrm>
                      <a:off x="0" y="0"/>
                      <a:ext cx="3435832" cy="437519"/>
                    </a:xfrm>
                    <a:prstGeom prst="rect">
                      <a:avLst/>
                    </a:prstGeom>
                    <a:noFill/>
                    <a:ln w="9525">
                      <a:noFill/>
                      <a:miter lim="800000"/>
                      <a:headEnd/>
                      <a:tailEnd/>
                    </a:ln>
                  </pic:spPr>
                </pic:pic>
              </a:graphicData>
            </a:graphic>
          </wp:inline>
        </w:drawing>
      </w:r>
    </w:p>
    <w:p w:rsidR="008C5347" w:rsidRDefault="008C5347" w:rsidP="008C5347">
      <w:r w:rsidRPr="008C5347">
        <w:t xml:space="preserve">Finally, the constrained particle dynamics with </w:t>
      </w:r>
      <w:ins w:id="148" w:author="." w:date="2011-07-05T20:29:00Z">
        <w:r w:rsidR="002208E9">
          <w:t xml:space="preserve">the </w:t>
        </w:r>
      </w:ins>
      <w:r w:rsidRPr="008C5347">
        <w:t>conventional equation of motion can be written as</w:t>
      </w:r>
      <w:del w:id="149" w:author="." w:date="2011-07-05T20:29:00Z">
        <w:r w:rsidRPr="008C5347" w:rsidDel="002208E9">
          <w:delText>:</w:delText>
        </w:r>
      </w:del>
    </w:p>
    <w:p w:rsidR="008C5347" w:rsidRDefault="008C5347" w:rsidP="008C5347">
      <w:pPr>
        <w:jc w:val="right"/>
      </w:pPr>
      <w:r>
        <w:rPr>
          <w:noProof/>
          <w:lang w:val="sv-SE" w:eastAsia="ko-KR"/>
        </w:rPr>
        <w:lastRenderedPageBreak/>
        <w:drawing>
          <wp:inline distT="0" distB="0" distL="0" distR="0">
            <wp:extent cx="4597400" cy="943056"/>
            <wp:effectExtent l="25400" t="0" r="0" b="0"/>
            <wp:docPr id="14" name="Picture 13" descr=":10.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tiff"/>
                    <pic:cNvPicPr>
                      <a:picLocks noChangeAspect="1" noChangeArrowheads="1"/>
                    </pic:cNvPicPr>
                  </pic:nvPicPr>
                  <pic:blipFill>
                    <a:blip r:embed="rId20" cstate="print"/>
                    <a:srcRect/>
                    <a:stretch>
                      <a:fillRect/>
                    </a:stretch>
                  </pic:blipFill>
                  <pic:spPr bwMode="auto">
                    <a:xfrm>
                      <a:off x="0" y="0"/>
                      <a:ext cx="4597400" cy="943056"/>
                    </a:xfrm>
                    <a:prstGeom prst="rect">
                      <a:avLst/>
                    </a:prstGeom>
                    <a:noFill/>
                    <a:ln w="9525">
                      <a:noFill/>
                      <a:miter lim="800000"/>
                      <a:headEnd/>
                      <a:tailEnd/>
                    </a:ln>
                  </pic:spPr>
                </pic:pic>
              </a:graphicData>
            </a:graphic>
          </wp:inline>
        </w:drawing>
      </w:r>
    </w:p>
    <w:p w:rsidR="008C5347" w:rsidRDefault="008C5347" w:rsidP="008C5347">
      <w:r w:rsidRPr="008C5347">
        <w:t xml:space="preserve">The continuum velocity and the mean microscopic velocity from MD over </w:t>
      </w:r>
      <w:ins w:id="150" w:author="." w:date="2011-07-05T20:29:00Z">
        <w:r w:rsidR="0091631E">
          <w:t>th</w:t>
        </w:r>
        <w:r w:rsidR="002208E9">
          <w:t>e</w:t>
        </w:r>
      </w:ins>
      <w:ins w:id="151" w:author="." w:date="2011-07-05T20:30:00Z">
        <w:r w:rsidR="0091631E">
          <w:t xml:space="preserve"> </w:t>
        </w:r>
      </w:ins>
      <w:r w:rsidRPr="008C5347">
        <w:t>control domain provide the synchronization of the mass and momentum consistent with Eq</w:t>
      </w:r>
      <w:del w:id="152" w:author="." w:date="2011-07-05T20:30:00Z">
        <w:r w:rsidDel="0091631E">
          <w:delText>n</w:delText>
        </w:r>
      </w:del>
      <w:r>
        <w:t>. (10)</w:t>
      </w:r>
      <w:r w:rsidRPr="008C5347">
        <w:t>.</w:t>
      </w:r>
    </w:p>
    <w:p w:rsidR="008C5347" w:rsidRDefault="008C5347" w:rsidP="008C5347"/>
    <w:p w:rsidR="008C5347" w:rsidRPr="008C5347" w:rsidRDefault="008C5347" w:rsidP="008C5347">
      <w:pPr>
        <w:pStyle w:val="ListParagraph"/>
        <w:numPr>
          <w:ilvl w:val="1"/>
          <w:numId w:val="13"/>
        </w:numPr>
        <w:rPr>
          <w:i/>
        </w:rPr>
      </w:pPr>
      <w:r w:rsidRPr="008C5347">
        <w:rPr>
          <w:i/>
        </w:rPr>
        <w:t>Statistical Error and Coupling Parameters</w:t>
      </w:r>
    </w:p>
    <w:p w:rsidR="00A14B59" w:rsidRDefault="008C5347" w:rsidP="008C5347">
      <w:del w:id="153" w:author="." w:date="2011-07-05T20:32:00Z">
        <w:r w:rsidRPr="008C5347" w:rsidDel="009478FE">
          <w:delText>How to reduce</w:delText>
        </w:r>
      </w:del>
      <w:ins w:id="154" w:author="." w:date="2011-07-05T20:32:00Z">
        <w:r w:rsidR="009478FE">
          <w:t>Reduction of</w:t>
        </w:r>
      </w:ins>
      <w:r w:rsidRPr="008C5347">
        <w:t xml:space="preserve"> the statistical error </w:t>
      </w:r>
      <w:del w:id="155" w:author="." w:date="2011-07-05T20:32:00Z">
        <w:r w:rsidRPr="008C5347" w:rsidDel="009478FE">
          <w:delText xml:space="preserve">of </w:delText>
        </w:r>
      </w:del>
      <w:ins w:id="156" w:author="." w:date="2011-07-05T20:32:00Z">
        <w:r w:rsidR="009478FE">
          <w:t xml:space="preserve">in the </w:t>
        </w:r>
      </w:ins>
      <w:r w:rsidRPr="008C5347">
        <w:t xml:space="preserve">averaged MD profile, which is the response of innate spatial/temporal locality in molecular dynamic systems, determines the accuracy of </w:t>
      </w:r>
      <w:ins w:id="157" w:author="." w:date="2011-07-05T20:32:00Z">
        <w:r w:rsidR="004F742D">
          <w:t xml:space="preserve">the </w:t>
        </w:r>
      </w:ins>
      <w:r w:rsidRPr="008C5347">
        <w:t xml:space="preserve">CFD solution in hybrid simulation. According to the mathematical expression in </w:t>
      </w:r>
      <w:ins w:id="158" w:author="." w:date="2011-07-05T20:33:00Z">
        <w:r w:rsidR="004F742D">
          <w:t xml:space="preserve">the </w:t>
        </w:r>
      </w:ins>
      <w:r w:rsidRPr="008C5347">
        <w:t xml:space="preserve">statistical error </w:t>
      </w:r>
      <w:r w:rsidRPr="008C5347">
        <w:rPr>
          <w:rFonts w:cs="Helvetica"/>
          <w:szCs w:val="24"/>
        </w:rPr>
        <w:t>[15, 22],</w:t>
      </w:r>
      <w:r w:rsidRPr="008C5347">
        <w:t xml:space="preserve"> the ratio of </w:t>
      </w:r>
      <w:ins w:id="159" w:author="." w:date="2011-07-05T20:33:00Z">
        <w:r w:rsidR="004F742D">
          <w:t xml:space="preserve">the </w:t>
        </w:r>
      </w:ins>
      <w:r w:rsidRPr="008C5347">
        <w:t xml:space="preserve">sampling noise compared </w:t>
      </w:r>
      <w:del w:id="160" w:author="." w:date="2011-07-05T20:33:00Z">
        <w:r w:rsidRPr="008C5347" w:rsidDel="004F742D">
          <w:delText xml:space="preserve">to </w:delText>
        </w:r>
      </w:del>
      <w:commentRangeStart w:id="161"/>
      <w:ins w:id="162" w:author="." w:date="2011-07-05T20:33:00Z">
        <w:r w:rsidR="004F742D">
          <w:t>with</w:t>
        </w:r>
        <w:commentRangeEnd w:id="161"/>
        <w:r w:rsidR="004F742D">
          <w:rPr>
            <w:rStyle w:val="CommentReference"/>
          </w:rPr>
          <w:commentReference w:id="161"/>
        </w:r>
        <w:r w:rsidR="004F742D" w:rsidRPr="008C5347">
          <w:t xml:space="preserve"> </w:t>
        </w:r>
      </w:ins>
      <w:r w:rsidRPr="008C5347">
        <w:t xml:space="preserve">the macroscopic velocity is inversely proportional to the square root of spatial layer size and temporal sampling duration. For example, </w:t>
      </w:r>
      <w:ins w:id="163" w:author="." w:date="2011-07-05T20:34:00Z">
        <w:r w:rsidR="00107FE9">
          <w:t xml:space="preserve">in </w:t>
        </w:r>
        <w:commentRangeStart w:id="164"/>
        <w:r w:rsidR="00107FE9">
          <w:t>order</w:t>
        </w:r>
      </w:ins>
      <w:commentRangeEnd w:id="164"/>
      <w:ins w:id="165" w:author="." w:date="2011-07-05T20:35:00Z">
        <w:r w:rsidR="00107FE9">
          <w:rPr>
            <w:rStyle w:val="CommentReference"/>
          </w:rPr>
          <w:commentReference w:id="164"/>
        </w:r>
      </w:ins>
      <w:ins w:id="166" w:author="." w:date="2011-07-05T20:34:00Z">
        <w:r w:rsidR="00107FE9">
          <w:t xml:space="preserve"> </w:t>
        </w:r>
        <w:r w:rsidR="00107FE9" w:rsidRPr="008C5347">
          <w:t>to maintain the same order of accuracy</w:t>
        </w:r>
        <w:r w:rsidR="00107FE9">
          <w:t>,</w:t>
        </w:r>
        <w:r w:rsidR="00107FE9" w:rsidRPr="008C5347">
          <w:t xml:space="preserve"> </w:t>
        </w:r>
      </w:ins>
      <w:r w:rsidRPr="008C5347">
        <w:t xml:space="preserve">reducing the macroscopic velocity by half requires either </w:t>
      </w:r>
      <w:ins w:id="167" w:author="." w:date="2011-07-05T20:34:00Z">
        <w:r w:rsidR="00107FE9">
          <w:t xml:space="preserve">a </w:t>
        </w:r>
      </w:ins>
      <w:del w:id="168" w:author="." w:date="2011-07-05T20:34:00Z">
        <w:r w:rsidRPr="008C5347" w:rsidDel="00107FE9">
          <w:delText xml:space="preserve">4 times larger </w:delText>
        </w:r>
      </w:del>
      <w:r w:rsidRPr="008C5347">
        <w:t xml:space="preserve">system domain </w:t>
      </w:r>
      <w:ins w:id="169" w:author="." w:date="2011-07-05T20:34:00Z">
        <w:r w:rsidR="00107FE9">
          <w:t>that is four</w:t>
        </w:r>
        <w:r w:rsidR="00107FE9" w:rsidRPr="008C5347">
          <w:t xml:space="preserve"> times larger </w:t>
        </w:r>
      </w:ins>
      <w:r w:rsidRPr="008C5347">
        <w:t xml:space="preserve">or </w:t>
      </w:r>
      <w:ins w:id="170" w:author="." w:date="2011-07-05T20:34:00Z">
        <w:r w:rsidR="00107FE9">
          <w:t xml:space="preserve">a </w:t>
        </w:r>
        <w:r w:rsidR="00107FE9" w:rsidRPr="008C5347">
          <w:t xml:space="preserve">sampling </w:t>
        </w:r>
        <w:r w:rsidR="00107FE9">
          <w:t xml:space="preserve">that </w:t>
        </w:r>
      </w:ins>
      <w:ins w:id="171" w:author="." w:date="2011-07-05T20:35:00Z">
        <w:r w:rsidR="00107FE9">
          <w:t>is</w:t>
        </w:r>
      </w:ins>
      <w:ins w:id="172" w:author="." w:date="2011-07-05T20:34:00Z">
        <w:r w:rsidR="00107FE9">
          <w:t xml:space="preserve"> </w:t>
        </w:r>
      </w:ins>
      <w:del w:id="173" w:author="." w:date="2011-07-05T20:35:00Z">
        <w:r w:rsidRPr="008C5347" w:rsidDel="00107FE9">
          <w:delText xml:space="preserve">4 </w:delText>
        </w:r>
      </w:del>
      <w:ins w:id="174" w:author="." w:date="2011-07-05T20:35:00Z">
        <w:r w:rsidR="00107FE9">
          <w:t>four</w:t>
        </w:r>
        <w:r w:rsidR="00107FE9" w:rsidRPr="008C5347">
          <w:t xml:space="preserve"> </w:t>
        </w:r>
      </w:ins>
      <w:r w:rsidRPr="008C5347">
        <w:t xml:space="preserve">times longer </w:t>
      </w:r>
      <w:del w:id="175" w:author="." w:date="2011-07-05T20:34:00Z">
        <w:r w:rsidRPr="008C5347" w:rsidDel="00107FE9">
          <w:delText>sampling to maintain the same order of accuracy</w:delText>
        </w:r>
      </w:del>
      <w:r w:rsidRPr="008C5347">
        <w:t>.</w:t>
      </w:r>
    </w:p>
    <w:p w:rsidR="00A14B59" w:rsidRDefault="0024694D" w:rsidP="00A14B59">
      <w:ins w:id="176" w:author="." w:date="2011-07-05T20:36:00Z">
        <w:r>
          <w:t xml:space="preserve">With regard to the </w:t>
        </w:r>
      </w:ins>
      <w:del w:id="177" w:author="." w:date="2011-07-05T20:36:00Z">
        <w:r w:rsidR="00A14B59" w:rsidDel="0024694D">
          <w:delText xml:space="preserve">Sampling </w:delText>
        </w:r>
      </w:del>
      <w:ins w:id="178" w:author="." w:date="2011-07-05T20:36:00Z">
        <w:r>
          <w:t xml:space="preserve">sampling </w:t>
        </w:r>
      </w:ins>
      <w:commentRangeStart w:id="179"/>
      <w:r w:rsidR="00A14B59">
        <w:t>duration</w:t>
      </w:r>
      <w:commentRangeEnd w:id="179"/>
      <w:r>
        <w:rPr>
          <w:rStyle w:val="CommentReference"/>
        </w:rPr>
        <w:commentReference w:id="179"/>
      </w:r>
      <w:r w:rsidR="00A14B59">
        <w:t xml:space="preserve"> with interval</w:t>
      </w:r>
      <w:ins w:id="180" w:author="." w:date="2011-07-05T20:36:00Z">
        <w:r>
          <w:t>s</w:t>
        </w:r>
      </w:ins>
      <w:r w:rsidR="00A14B59">
        <w:t xml:space="preserve">, the size of </w:t>
      </w:r>
      <w:ins w:id="181" w:author="." w:date="2011-07-05T20:36:00Z">
        <w:r>
          <w:t xml:space="preserve">the </w:t>
        </w:r>
      </w:ins>
      <w:r w:rsidR="00A14B59">
        <w:t>sampling layer and its position are coupling parameters</w:t>
      </w:r>
      <w:ins w:id="182" w:author="." w:date="2011-07-05T20:35:00Z">
        <w:r>
          <w:t>,</w:t>
        </w:r>
      </w:ins>
      <w:r w:rsidR="00A14B59">
        <w:t xml:space="preserve"> which define the scale and pattern of this noise. The layer size and sampling duration collectively work </w:t>
      </w:r>
      <w:del w:id="183" w:author="." w:date="2011-07-05T20:36:00Z">
        <w:r w:rsidR="00A14B59" w:rsidDel="0024694D">
          <w:delText xml:space="preserve">for </w:delText>
        </w:r>
      </w:del>
      <w:ins w:id="184" w:author="." w:date="2011-07-05T20:36:00Z">
        <w:r>
          <w:t xml:space="preserve">to </w:t>
        </w:r>
      </w:ins>
      <w:del w:id="185" w:author="." w:date="2011-07-05T20:36:00Z">
        <w:r w:rsidR="00A14B59" w:rsidDel="002C5E1B">
          <w:delText xml:space="preserve">reducing </w:delText>
        </w:r>
      </w:del>
      <w:ins w:id="186" w:author="." w:date="2011-07-05T20:36:00Z">
        <w:r w:rsidR="002C5E1B">
          <w:t xml:space="preserve">reduce </w:t>
        </w:r>
      </w:ins>
      <w:r w:rsidR="00A14B59">
        <w:t>the noise</w:t>
      </w:r>
      <w:del w:id="187" w:author="." w:date="2011-07-05T20:36:00Z">
        <w:r w:rsidR="00A14B59" w:rsidDel="002C5E1B">
          <w:delText>,</w:delText>
        </w:r>
      </w:del>
      <w:r w:rsidR="00A14B59">
        <w:t xml:space="preserve"> by increasing the spatial and temporal sampling scales. </w:t>
      </w:r>
      <w:ins w:id="188" w:author="." w:date="2011-07-05T20:36:00Z">
        <w:r w:rsidR="002C5E1B">
          <w:t xml:space="preserve">The </w:t>
        </w:r>
      </w:ins>
      <w:del w:id="189" w:author="." w:date="2011-07-05T20:36:00Z">
        <w:r w:rsidR="00A14B59" w:rsidDel="002C5E1B">
          <w:delText xml:space="preserve">Sampling </w:delText>
        </w:r>
      </w:del>
      <w:ins w:id="190" w:author="." w:date="2011-07-05T20:36:00Z">
        <w:r w:rsidR="002C5E1B">
          <w:t xml:space="preserve">sampling </w:t>
        </w:r>
      </w:ins>
      <w:r w:rsidR="00A14B59">
        <w:t xml:space="preserve">interval is a factor </w:t>
      </w:r>
      <w:del w:id="191" w:author="." w:date="2011-07-05T20:37:00Z">
        <w:r w:rsidR="00A14B59" w:rsidDel="002C5E1B">
          <w:delText xml:space="preserve">which </w:delText>
        </w:r>
      </w:del>
      <w:ins w:id="192" w:author="." w:date="2011-07-05T20:37:00Z">
        <w:r w:rsidR="002C5E1B">
          <w:t xml:space="preserve">that </w:t>
        </w:r>
      </w:ins>
      <w:r w:rsidR="00A14B59">
        <w:t xml:space="preserve">restricts the sampling duration. </w:t>
      </w:r>
      <w:del w:id="193" w:author="." w:date="2011-07-05T20:37:00Z">
        <w:r w:rsidR="00A14B59" w:rsidDel="002C5E1B">
          <w:delText xml:space="preserve">On </w:delText>
        </w:r>
      </w:del>
      <w:ins w:id="194" w:author="." w:date="2011-07-05T20:37:00Z">
        <w:r w:rsidR="002C5E1B">
          <w:t xml:space="preserve">In </w:t>
        </w:r>
      </w:ins>
      <w:r w:rsidR="00A14B59">
        <w:t xml:space="preserve">unsteady simulations, a short sampling interval is preferred to </w:t>
      </w:r>
      <w:del w:id="195" w:author="." w:date="2011-07-05T20:38:00Z">
        <w:r w:rsidR="00A14B59" w:rsidDel="00EB3843">
          <w:delText xml:space="preserve">frequently </w:delText>
        </w:r>
      </w:del>
      <w:r w:rsidR="00A14B59">
        <w:t xml:space="preserve">update </w:t>
      </w:r>
      <w:commentRangeStart w:id="196"/>
      <w:ins w:id="197" w:author="." w:date="2011-07-05T20:39:00Z">
        <w:r w:rsidR="009A7C29">
          <w:t>frequently</w:t>
        </w:r>
        <w:commentRangeEnd w:id="196"/>
        <w:r w:rsidR="009A7C29">
          <w:rPr>
            <w:rStyle w:val="CommentReference"/>
          </w:rPr>
          <w:commentReference w:id="196"/>
        </w:r>
        <w:r w:rsidR="009A7C29">
          <w:t xml:space="preserve"> the </w:t>
        </w:r>
      </w:ins>
      <w:r w:rsidR="00A14B59">
        <w:t xml:space="preserve">temporal variation </w:t>
      </w:r>
      <w:del w:id="198" w:author="." w:date="2011-07-05T20:37:00Z">
        <w:r w:rsidR="00A14B59" w:rsidDel="002C5E1B">
          <w:delText xml:space="preserve">of </w:delText>
        </w:r>
      </w:del>
      <w:ins w:id="199" w:author="." w:date="2011-07-05T20:37:00Z">
        <w:r w:rsidR="002C5E1B">
          <w:t xml:space="preserve">in the </w:t>
        </w:r>
      </w:ins>
      <w:r w:rsidR="00A14B59">
        <w:t xml:space="preserve">flow field in hybrid boundary zones. This interval acts as the upper bound of </w:t>
      </w:r>
      <w:ins w:id="200" w:author="." w:date="2011-07-05T20:37:00Z">
        <w:r w:rsidR="002C5E1B">
          <w:t xml:space="preserve">the </w:t>
        </w:r>
      </w:ins>
      <w:r w:rsidR="00A14B59">
        <w:t xml:space="preserve">sampling duration. The location of the sampling layer is a secondary factor </w:t>
      </w:r>
      <w:del w:id="201" w:author="." w:date="2011-07-05T20:37:00Z">
        <w:r w:rsidR="00A14B59" w:rsidDel="002C5E1B">
          <w:delText xml:space="preserve">which </w:delText>
        </w:r>
      </w:del>
      <w:ins w:id="202" w:author="." w:date="2011-07-05T20:37:00Z">
        <w:r w:rsidR="002C5E1B">
          <w:t xml:space="preserve">that </w:t>
        </w:r>
      </w:ins>
      <w:r w:rsidR="00A14B59">
        <w:t xml:space="preserve">can </w:t>
      </w:r>
      <w:del w:id="203" w:author="." w:date="2011-07-05T20:37:00Z">
        <w:r w:rsidR="00A14B59" w:rsidDel="002C5E1B">
          <w:delText xml:space="preserve">locally </w:delText>
        </w:r>
      </w:del>
      <w:r w:rsidR="00A14B59">
        <w:t>increase the strength of fluctuation</w:t>
      </w:r>
      <w:ins w:id="204" w:author="." w:date="2011-07-05T20:37:00Z">
        <w:r w:rsidR="002C5E1B">
          <w:t xml:space="preserve"> locally</w:t>
        </w:r>
      </w:ins>
      <w:r w:rsidR="00A14B59">
        <w:t xml:space="preserve">. Conventionally, </w:t>
      </w:r>
      <w:ins w:id="205" w:author="." w:date="2011-07-05T20:37:00Z">
        <w:r w:rsidR="00EB3843">
          <w:t xml:space="preserve">the </w:t>
        </w:r>
      </w:ins>
      <w:r w:rsidR="00A14B59">
        <w:t>sampling layer is placed far from the solid obstacle</w:t>
      </w:r>
      <w:del w:id="206" w:author="." w:date="2011-07-05T20:38:00Z">
        <w:r w:rsidR="00A14B59" w:rsidDel="00EB3843">
          <w:delText>, e.g.,</w:delText>
        </w:r>
      </w:del>
      <w:ins w:id="207" w:author="." w:date="2011-07-05T20:38:00Z">
        <w:r w:rsidR="00EB3843">
          <w:t>,</w:t>
        </w:r>
      </w:ins>
      <w:r w:rsidR="00A14B59">
        <w:t xml:space="preserve"> at least 10σ above the bottom wall </w:t>
      </w:r>
      <w:del w:id="208" w:author="." w:date="2011-07-05T20:38:00Z">
        <w:r w:rsidR="00A14B59" w:rsidDel="00EB3843">
          <w:delText>in solving</w:delText>
        </w:r>
      </w:del>
      <w:ins w:id="209" w:author="." w:date="2011-07-05T20:38:00Z">
        <w:r w:rsidR="00EB3843">
          <w:t>to solve</w:t>
        </w:r>
      </w:ins>
      <w:r w:rsidR="00A14B59">
        <w:t xml:space="preserve"> the flow of the liquid argon [11]</w:t>
      </w:r>
      <w:ins w:id="210" w:author="." w:date="2011-07-05T20:38:00Z">
        <w:r w:rsidR="00EB3843">
          <w:t>, for example</w:t>
        </w:r>
      </w:ins>
      <w:r w:rsidR="00A14B59">
        <w:t>.</w:t>
      </w:r>
    </w:p>
    <w:p w:rsidR="00A14B59" w:rsidRDefault="00A14B59" w:rsidP="00A14B59"/>
    <w:p w:rsidR="00A14B59" w:rsidRDefault="00A14B59" w:rsidP="00A14B59">
      <w:r>
        <w:t xml:space="preserve">We introduce two numerical ideas to acquire </w:t>
      </w:r>
      <w:del w:id="211" w:author="." w:date="2011-07-05T20:39:00Z">
        <w:r w:rsidDel="009A7C29">
          <w:delText xml:space="preserve">the </w:delText>
        </w:r>
      </w:del>
      <w:ins w:id="212" w:author="." w:date="2011-07-05T20:39:00Z">
        <w:r w:rsidR="009A7C29">
          <w:t xml:space="preserve">an </w:t>
        </w:r>
      </w:ins>
      <w:r>
        <w:t xml:space="preserve">accurate hybrid solution. One is to </w:t>
      </w:r>
      <w:del w:id="213" w:author="." w:date="2011-07-05T20:40:00Z">
        <w:r w:rsidDel="007A2BF8">
          <w:delText xml:space="preserve">quantitatively </w:delText>
        </w:r>
      </w:del>
      <w:r>
        <w:t xml:space="preserve">measure </w:t>
      </w:r>
      <w:ins w:id="214" w:author="." w:date="2011-07-05T20:40:00Z">
        <w:r w:rsidR="007A2BF8">
          <w:t xml:space="preserve">quantitatively </w:t>
        </w:r>
      </w:ins>
      <w:r>
        <w:t>the scale of statistical noise</w:t>
      </w:r>
      <w:ins w:id="215" w:author="." w:date="2011-07-05T20:39:00Z">
        <w:r w:rsidR="009A7C29">
          <w:t>,</w:t>
        </w:r>
      </w:ins>
      <w:r>
        <w:t xml:space="preserve"> </w:t>
      </w:r>
      <w:del w:id="216" w:author="." w:date="2011-07-05T20:39:00Z">
        <w:r w:rsidDel="009A7C29">
          <w:delText xml:space="preserve">in </w:delText>
        </w:r>
      </w:del>
      <w:ins w:id="217" w:author="." w:date="2011-07-05T20:39:00Z">
        <w:r w:rsidR="009A7C29">
          <w:t xml:space="preserve">the domain in </w:t>
        </w:r>
      </w:ins>
      <w:r>
        <w:t>particular</w:t>
      </w:r>
      <w:ins w:id="218" w:author="." w:date="2011-07-05T20:39:00Z">
        <w:r w:rsidR="009A7C29">
          <w:t>,</w:t>
        </w:r>
      </w:ins>
      <w:r>
        <w:t xml:space="preserve"> </w:t>
      </w:r>
      <w:del w:id="219" w:author="." w:date="2011-07-05T20:40:00Z">
        <w:r w:rsidDel="009A7C29">
          <w:delText xml:space="preserve">domain </w:delText>
        </w:r>
      </w:del>
      <w:r>
        <w:t xml:space="preserve">and the other is to </w:t>
      </w:r>
      <w:del w:id="220" w:author="." w:date="2011-07-05T20:40:00Z">
        <w:r w:rsidDel="007A2BF8">
          <w:delText>numerically get the</w:delText>
        </w:r>
      </w:del>
      <w:ins w:id="221" w:author="." w:date="2011-07-05T20:40:00Z">
        <w:r w:rsidR="007A2BF8">
          <w:t>obtain an</w:t>
        </w:r>
      </w:ins>
      <w:r>
        <w:t xml:space="preserve"> acceptable solution</w:t>
      </w:r>
      <w:ins w:id="222" w:author="." w:date="2011-07-05T20:40:00Z">
        <w:r w:rsidR="007A2BF8">
          <w:t xml:space="preserve"> numerically</w:t>
        </w:r>
      </w:ins>
      <w:r>
        <w:t>. The former shows the initial guideline to determine the coupling parameter and the latter refines the accuracy of the former solution.</w:t>
      </w:r>
    </w:p>
    <w:p w:rsidR="00A14B59" w:rsidRPr="00A14B59" w:rsidRDefault="00A14B59" w:rsidP="00A14B59">
      <w:pPr>
        <w:rPr>
          <w:i/>
        </w:rPr>
      </w:pPr>
    </w:p>
    <w:p w:rsidR="00A14B59" w:rsidRPr="00A14B59" w:rsidRDefault="00A14B59" w:rsidP="00A14B59">
      <w:pPr>
        <w:ind w:firstLine="720"/>
        <w:rPr>
          <w:i/>
        </w:rPr>
      </w:pPr>
      <w:r w:rsidRPr="00A14B59">
        <w:rPr>
          <w:i/>
        </w:rPr>
        <w:t>2.4.1. Determining Coupling Conditions</w:t>
      </w:r>
    </w:p>
    <w:p w:rsidR="00A14B59" w:rsidRDefault="00A14B59" w:rsidP="00A14B59">
      <w:r>
        <w:t xml:space="preserve">The statistical noise is a function of the characteristics of </w:t>
      </w:r>
      <w:ins w:id="223" w:author="." w:date="2011-07-05T20:41:00Z">
        <w:r w:rsidR="00963E15">
          <w:t xml:space="preserve">the </w:t>
        </w:r>
      </w:ins>
      <w:r>
        <w:t>fluid</w:t>
      </w:r>
      <w:ins w:id="224" w:author="." w:date="2011-07-05T20:41:00Z">
        <w:r w:rsidR="00963E15">
          <w:t>,</w:t>
        </w:r>
      </w:ins>
      <w:r>
        <w:t xml:space="preserve"> </w:t>
      </w:r>
      <w:del w:id="225" w:author="." w:date="2011-07-05T20:41:00Z">
        <w:r w:rsidDel="00963E15">
          <w:delText xml:space="preserve">and </w:delText>
        </w:r>
      </w:del>
      <w:r>
        <w:t>surrounding solid elements, and geometric configurations, as well as the flow condition.</w:t>
      </w:r>
      <w:r w:rsidR="00290A51">
        <w:rPr>
          <w:rFonts w:hint="eastAsia"/>
          <w:lang w:eastAsia="ko-KR"/>
        </w:rPr>
        <w:t xml:space="preserve"> </w:t>
      </w:r>
      <w:r>
        <w:t xml:space="preserve">Unfortunately, previous analyses on the strength of </w:t>
      </w:r>
      <w:ins w:id="226" w:author="." w:date="2011-07-05T20:41:00Z">
        <w:r w:rsidR="00963E15">
          <w:t xml:space="preserve">the </w:t>
        </w:r>
      </w:ins>
      <w:r w:rsidR="00290A51">
        <w:t xml:space="preserve">statistical error [15, 22] </w:t>
      </w:r>
      <w:commentRangeStart w:id="227"/>
      <w:r w:rsidR="00290A51">
        <w:t>fail</w:t>
      </w:r>
      <w:ins w:id="228" w:author="." w:date="2011-07-05T20:41:00Z">
        <w:r w:rsidR="00963E15">
          <w:t>ed</w:t>
        </w:r>
        <w:commentRangeEnd w:id="227"/>
        <w:r w:rsidR="00963E15">
          <w:rPr>
            <w:rStyle w:val="CommentReference"/>
          </w:rPr>
          <w:commentReference w:id="227"/>
        </w:r>
      </w:ins>
      <w:r>
        <w:t xml:space="preserve"> to consider the stronger interaction near the fluid-solid interface and the shape of the domain. We sense that </w:t>
      </w:r>
      <w:del w:id="229" w:author="." w:date="2011-07-05T20:42:00Z">
        <w:r w:rsidDel="00E71210">
          <w:delText xml:space="preserve">the </w:delText>
        </w:r>
      </w:del>
      <w:r>
        <w:t xml:space="preserve">clear coupling parameters can be determined after the </w:t>
      </w:r>
      <w:ins w:id="230" w:author="Soon-Heum &quot;Jeff&quot; Ko" w:date="2011-07-08T13:03:00Z">
        <w:r w:rsidR="001B2C3C">
          <w:t>actual numerical simulation</w:t>
        </w:r>
      </w:ins>
      <w:del w:id="231" w:author="Soon-Heum &quot;Jeff&quot; Ko" w:date="2011-07-08T13:03:00Z">
        <w:r w:rsidDel="001B2C3C">
          <w:delText>look-</w:delText>
        </w:r>
        <w:commentRangeStart w:id="232"/>
        <w:r w:rsidDel="001B2C3C">
          <w:delText>up</w:delText>
        </w:r>
        <w:commentRangeEnd w:id="232"/>
        <w:r w:rsidR="005E1ED2" w:rsidDel="001B2C3C">
          <w:rPr>
            <w:rStyle w:val="CommentReference"/>
          </w:rPr>
          <w:commentReference w:id="232"/>
        </w:r>
      </w:del>
      <w:r>
        <w:t xml:space="preserve"> of that specific </w:t>
      </w:r>
      <w:del w:id="233" w:author="Soon-Heum &quot;Jeff&quot; Ko" w:date="2011-07-08T13:04:00Z">
        <w:r w:rsidDel="001B2C3C">
          <w:delText>system</w:delText>
        </w:r>
      </w:del>
      <w:ins w:id="234" w:author="Soon-Heum &quot;Jeff&quot; Ko" w:date="2011-07-08T13:04:00Z">
        <w:r w:rsidR="001B2C3C">
          <w:t>flow field.</w:t>
        </w:r>
      </w:ins>
    </w:p>
    <w:p w:rsidR="00A14B59" w:rsidRDefault="00A14B59" w:rsidP="00A14B59">
      <w:r>
        <w:lastRenderedPageBreak/>
        <w:t xml:space="preserve">Our </w:t>
      </w:r>
      <w:del w:id="235" w:author="." w:date="2011-07-05T20:44:00Z">
        <w:r w:rsidDel="005E1ED2">
          <w:delText>intuitive idea of</w:delText>
        </w:r>
      </w:del>
      <w:ins w:id="236" w:author="." w:date="2011-07-05T20:44:00Z">
        <w:r w:rsidR="005E1ED2">
          <w:t xml:space="preserve">intuition </w:t>
        </w:r>
        <w:r w:rsidR="00017289">
          <w:t xml:space="preserve">is </w:t>
        </w:r>
        <w:commentRangeStart w:id="237"/>
        <w:r w:rsidR="005E1ED2">
          <w:t>that</w:t>
        </w:r>
        <w:commentRangeEnd w:id="237"/>
        <w:r w:rsidR="00017289">
          <w:rPr>
            <w:rStyle w:val="CommentReference"/>
          </w:rPr>
          <w:commentReference w:id="237"/>
        </w:r>
      </w:ins>
      <w:r>
        <w:t xml:space="preserve"> numerically detecting the strength of statistical noise </w:t>
      </w:r>
      <w:del w:id="238" w:author="." w:date="2011-07-05T20:44:00Z">
        <w:r w:rsidDel="00017289">
          <w:delText xml:space="preserve">is to </w:delText>
        </w:r>
      </w:del>
      <w:r>
        <w:t>solve</w:t>
      </w:r>
      <w:ins w:id="239" w:author="." w:date="2011-07-05T20:44:00Z">
        <w:r w:rsidR="00017289">
          <w:t>s</w:t>
        </w:r>
      </w:ins>
      <w:r>
        <w:t xml:space="preserve"> the stationary flow of the same fluid domain by </w:t>
      </w:r>
      <w:del w:id="240" w:author="." w:date="2011-07-05T20:44:00Z">
        <w:r w:rsidDel="00017289">
          <w:delText xml:space="preserve">pure </w:delText>
        </w:r>
      </w:del>
      <w:ins w:id="241" w:author="." w:date="2011-07-05T20:44:00Z">
        <w:r w:rsidR="00017289">
          <w:t xml:space="preserve">the </w:t>
        </w:r>
      </w:ins>
      <w:r>
        <w:t>MD method</w:t>
      </w:r>
      <w:ins w:id="242" w:author="." w:date="2011-07-05T20:44:00Z">
        <w:r w:rsidR="00017289">
          <w:t xml:space="preserve"> only</w:t>
        </w:r>
      </w:ins>
      <w:r>
        <w:t>. The procedure is as follows.</w:t>
      </w:r>
    </w:p>
    <w:p w:rsidR="00A14B59" w:rsidRDefault="00A14B59" w:rsidP="00A14B59">
      <w:r>
        <w:t>1. Empirical design of the sampling interval and the sampling layer's position</w:t>
      </w:r>
      <w:del w:id="243" w:author="." w:date="2011-07-05T20:45:00Z">
        <w:r w:rsidDel="00017289">
          <w:delText>.</w:delText>
        </w:r>
      </w:del>
      <w:r>
        <w:rPr>
          <w:rStyle w:val="FootnoteReference"/>
        </w:rPr>
        <w:footnoteReference w:id="1"/>
      </w:r>
    </w:p>
    <w:p w:rsidR="00A14B59" w:rsidRDefault="00A14B59" w:rsidP="00A14B59">
      <w:r>
        <w:t>2. Structure construction</w:t>
      </w:r>
      <w:del w:id="248" w:author="." w:date="2011-07-05T20:45:00Z">
        <w:r w:rsidDel="00017289">
          <w:delText>.</w:delText>
        </w:r>
      </w:del>
      <w:r>
        <w:rPr>
          <w:rStyle w:val="FootnoteReference"/>
        </w:rPr>
        <w:footnoteReference w:id="2"/>
      </w:r>
    </w:p>
    <w:p w:rsidR="00A14B59" w:rsidRDefault="00A14B59" w:rsidP="00A14B59">
      <w:r>
        <w:t>3. Simulation and collecting the temporal history of sampled velocity</w:t>
      </w:r>
      <w:del w:id="249" w:author="." w:date="2011-07-05T20:45:00Z">
        <w:r w:rsidDel="00017289">
          <w:delText>.</w:delText>
        </w:r>
      </w:del>
      <w:r>
        <w:rPr>
          <w:rStyle w:val="FootnoteReference"/>
        </w:rPr>
        <w:footnoteReference w:id="3"/>
      </w:r>
    </w:p>
    <w:p w:rsidR="00A14B59" w:rsidRDefault="00A14B59" w:rsidP="00A14B59">
      <w:r>
        <w:t>4. Data processing</w:t>
      </w:r>
      <w:del w:id="253" w:author="." w:date="2011-07-05T20:45:00Z">
        <w:r w:rsidDel="00017289">
          <w:delText>.</w:delText>
        </w:r>
      </w:del>
      <w:r>
        <w:rPr>
          <w:rStyle w:val="FootnoteReference"/>
        </w:rPr>
        <w:footnoteReference w:id="4"/>
      </w:r>
    </w:p>
    <w:p w:rsidR="00A14B59" w:rsidRDefault="00A14B59" w:rsidP="00A14B59">
      <w:r>
        <w:t>5. Determining the sampling layer size and the sampling duration</w:t>
      </w:r>
      <w:del w:id="257" w:author="." w:date="2011-07-05T20:45:00Z">
        <w:r w:rsidDel="00017289">
          <w:delText>.</w:delText>
        </w:r>
      </w:del>
      <w:r>
        <w:rPr>
          <w:rStyle w:val="FootnoteReference"/>
        </w:rPr>
        <w:footnoteReference w:id="5"/>
      </w:r>
      <w:del w:id="262" w:author="." w:date="2011-07-05T20:45:00Z">
        <w:r w:rsidR="007C5875" w:rsidRPr="007C5875">
          <w:rPr>
            <w:vertAlign w:val="superscript"/>
            <w:rPrChange w:id="263" w:author="." w:date="2011-07-05T20:45:00Z">
              <w:rPr/>
            </w:rPrChange>
          </w:rPr>
          <w:delText xml:space="preserve"> </w:delText>
        </w:r>
      </w:del>
      <w:ins w:id="264" w:author="." w:date="2011-07-05T20:45:00Z">
        <w:r w:rsidR="007C5875" w:rsidRPr="007C5875">
          <w:rPr>
            <w:vertAlign w:val="superscript"/>
            <w:rPrChange w:id="265" w:author="." w:date="2011-07-05T20:45:00Z">
              <w:rPr/>
            </w:rPrChange>
          </w:rPr>
          <w:t>,</w:t>
        </w:r>
      </w:ins>
      <w:r>
        <w:rPr>
          <w:rStyle w:val="FootnoteReference"/>
        </w:rPr>
        <w:footnoteReference w:id="6"/>
      </w:r>
    </w:p>
    <w:p w:rsidR="00A14B59" w:rsidRPr="00A14B59" w:rsidRDefault="00A14B59" w:rsidP="00A14B59">
      <w:pPr>
        <w:rPr>
          <w:i/>
        </w:rPr>
      </w:pPr>
      <w:del w:id="271" w:author="." w:date="2011-07-05T20:46:00Z">
        <w:r w:rsidDel="00C52FB7">
          <w:delText xml:space="preserve"> </w:delText>
        </w:r>
      </w:del>
      <w:r>
        <w:tab/>
      </w:r>
      <w:r w:rsidRPr="00A14B59">
        <w:rPr>
          <w:i/>
        </w:rPr>
        <w:t>2.4.2. Sampling Multiple Independent Experiments</w:t>
      </w:r>
    </w:p>
    <w:p w:rsidR="00A14B59" w:rsidRDefault="00A14B59" w:rsidP="00A14B59">
      <w:r>
        <w:t xml:space="preserve">So far, all hybrid CFD-MD applications have been restricted to </w:t>
      </w:r>
      <w:ins w:id="272" w:author="." w:date="2011-07-05T20:46:00Z">
        <w:r w:rsidR="00C52FB7">
          <w:t xml:space="preserve">an </w:t>
        </w:r>
      </w:ins>
      <w:r>
        <w:t>extremely fast flow field of O(100) m/s velocity.</w:t>
      </w:r>
      <w:r w:rsidR="00290A51">
        <w:rPr>
          <w:rFonts w:hint="eastAsia"/>
          <w:lang w:eastAsia="ko-KR"/>
        </w:rPr>
        <w:t xml:space="preserve"> </w:t>
      </w:r>
      <w:r>
        <w:t xml:space="preserve">The difficulty of solving </w:t>
      </w:r>
      <w:ins w:id="273" w:author="." w:date="2011-07-05T20:46:00Z">
        <w:r w:rsidR="00C52FB7">
          <w:t xml:space="preserve">a </w:t>
        </w:r>
      </w:ins>
      <w:r>
        <w:t>moderate-speed flow field by a hybrid approach is explained as follows. The hydrodynamic time scale is expressed as a function of characteristic size and kinematic viscosity</w:t>
      </w:r>
      <w:ins w:id="274" w:author="." w:date="2011-07-05T20:46:00Z">
        <w:r w:rsidR="00F50490">
          <w:t xml:space="preserve">, </w:t>
        </w:r>
        <w:commentRangeStart w:id="275"/>
        <w:r w:rsidR="00F50490">
          <w:t>which</w:t>
        </w:r>
        <w:commentRangeEnd w:id="275"/>
        <w:r w:rsidR="00F50490">
          <w:rPr>
            <w:rStyle w:val="CommentReference"/>
          </w:rPr>
          <w:commentReference w:id="275"/>
        </w:r>
      </w:ins>
      <w:del w:id="276" w:author="." w:date="2011-07-05T20:46:00Z">
        <w:r w:rsidDel="00F50490">
          <w:delText>.</w:delText>
        </w:r>
      </w:del>
      <w:r>
        <w:t xml:space="preserve"> </w:t>
      </w:r>
      <w:del w:id="277" w:author="." w:date="2011-07-05T20:46:00Z">
        <w:r w:rsidDel="00F50490">
          <w:delText xml:space="preserve">This </w:delText>
        </w:r>
      </w:del>
      <w:r>
        <w:t>implies that the sampling interval is fixed regardless of the change in velocity. This</w:t>
      </w:r>
      <w:ins w:id="278" w:author="." w:date="2011-07-05T20:47:00Z">
        <w:r w:rsidR="00A9741E">
          <w:t xml:space="preserve"> </w:t>
        </w:r>
        <w:commentRangeStart w:id="279"/>
        <w:r w:rsidR="00A9741E">
          <w:t>rigidity</w:t>
        </w:r>
      </w:ins>
      <w:commentRangeEnd w:id="279"/>
      <w:ins w:id="280" w:author="." w:date="2011-07-05T20:48:00Z">
        <w:r w:rsidR="00A9741E">
          <w:rPr>
            <w:rStyle w:val="CommentReference"/>
          </w:rPr>
          <w:commentReference w:id="279"/>
        </w:r>
      </w:ins>
      <w:del w:id="281" w:author="." w:date="2011-07-05T20:47:00Z">
        <w:r w:rsidDel="00A9741E">
          <w:delText>,</w:delText>
        </w:r>
      </w:del>
      <w:r>
        <w:t xml:space="preserve"> </w:t>
      </w:r>
      <w:commentRangeStart w:id="282"/>
      <w:del w:id="283" w:author="." w:date="2011-07-05T20:48:00Z">
        <w:r w:rsidDel="00A9741E">
          <w:delText>in</w:delText>
        </w:r>
      </w:del>
      <w:commentRangeEnd w:id="282"/>
      <w:r w:rsidR="00A9741E">
        <w:rPr>
          <w:rStyle w:val="CommentReference"/>
        </w:rPr>
        <w:commentReference w:id="282"/>
      </w:r>
      <w:del w:id="284" w:author="." w:date="2011-07-05T20:48:00Z">
        <w:r w:rsidDel="00A9741E">
          <w:delText xml:space="preserve"> turn, </w:delText>
        </w:r>
        <w:r w:rsidDel="003A0670">
          <w:delText>results in the</w:delText>
        </w:r>
      </w:del>
      <w:ins w:id="285" w:author="." w:date="2011-07-05T20:48:00Z">
        <w:r w:rsidR="003A0670">
          <w:t>makes it</w:t>
        </w:r>
      </w:ins>
      <w:r>
        <w:t xml:space="preserve"> </w:t>
      </w:r>
      <w:del w:id="286" w:author="." w:date="2011-07-05T20:48:00Z">
        <w:r w:rsidDel="003A0670">
          <w:delText xml:space="preserve">impossibility </w:delText>
        </w:r>
      </w:del>
      <w:commentRangeStart w:id="287"/>
      <w:ins w:id="288" w:author="." w:date="2011-07-05T20:48:00Z">
        <w:r w:rsidR="003A0670">
          <w:t>impossible</w:t>
        </w:r>
      </w:ins>
      <w:commentRangeEnd w:id="287"/>
      <w:ins w:id="289" w:author="." w:date="2011-07-05T20:49:00Z">
        <w:r w:rsidR="003A0670">
          <w:rPr>
            <w:rStyle w:val="CommentReference"/>
          </w:rPr>
          <w:commentReference w:id="287"/>
        </w:r>
      </w:ins>
      <w:ins w:id="290" w:author="." w:date="2011-07-05T20:48:00Z">
        <w:r w:rsidR="003A0670">
          <w:t xml:space="preserve"> </w:t>
        </w:r>
      </w:ins>
      <w:del w:id="291" w:author="." w:date="2011-07-05T20:48:00Z">
        <w:r w:rsidDel="003A0670">
          <w:delText xml:space="preserve">to </w:delText>
        </w:r>
      </w:del>
      <w:ins w:id="292" w:author="." w:date="2011-07-05T20:49:00Z">
        <w:r w:rsidR="003A0670">
          <w:t xml:space="preserve">to </w:t>
        </w:r>
      </w:ins>
      <w:r>
        <w:t>handl</w:t>
      </w:r>
      <w:ins w:id="293" w:author="." w:date="2011-07-05T20:49:00Z">
        <w:r w:rsidR="003A0670">
          <w:t>e</w:t>
        </w:r>
      </w:ins>
      <w:del w:id="294" w:author="." w:date="2011-07-05T20:48:00Z">
        <w:r w:rsidDel="003A0670">
          <w:delText>e</w:delText>
        </w:r>
      </w:del>
      <w:r>
        <w:t xml:space="preserve"> the sampling duration. Increasing the system size proportional to the square of the velocity change remains the only possible way to maintain the same statistical accuracy. Unfortunately, submitting excessively large-scaled simulation on public supercomputers </w:t>
      </w:r>
      <w:ins w:id="295" w:author="." w:date="2011-07-05T20:49:00Z">
        <w:r w:rsidR="007517EA">
          <w:t xml:space="preserve">is </w:t>
        </w:r>
      </w:ins>
      <w:del w:id="296" w:author="." w:date="2011-07-05T20:49:00Z">
        <w:r w:rsidDel="007517EA">
          <w:delText xml:space="preserve">unfavorably </w:delText>
        </w:r>
      </w:del>
      <w:ins w:id="297" w:author="." w:date="2011-07-05T20:49:00Z">
        <w:r w:rsidR="007517EA">
          <w:t xml:space="preserve">unfavorable because </w:t>
        </w:r>
      </w:ins>
      <w:ins w:id="298" w:author="." w:date="2011-07-05T20:50:00Z">
        <w:r w:rsidR="007517EA">
          <w:t>allocation</w:t>
        </w:r>
      </w:ins>
      <w:ins w:id="299" w:author="." w:date="2011-07-05T20:49:00Z">
        <w:r w:rsidR="007517EA">
          <w:t xml:space="preserve"> </w:t>
        </w:r>
      </w:ins>
      <w:r>
        <w:t xml:space="preserve">takes far </w:t>
      </w:r>
      <w:ins w:id="300" w:author="." w:date="2011-07-05T20:50:00Z">
        <w:r w:rsidR="007517EA">
          <w:t xml:space="preserve">too </w:t>
        </w:r>
      </w:ins>
      <w:r>
        <w:t>long</w:t>
      </w:r>
      <w:ins w:id="301" w:author="." w:date="2011-07-05T20:50:00Z">
        <w:r w:rsidR="007517EA">
          <w:t>.</w:t>
        </w:r>
      </w:ins>
      <w:r>
        <w:t xml:space="preserve"> </w:t>
      </w:r>
      <w:del w:id="302" w:author="." w:date="2011-07-05T20:50:00Z">
        <w:r w:rsidDel="007517EA">
          <w:delText xml:space="preserve">time </w:delText>
        </w:r>
        <w:commentRangeStart w:id="303"/>
        <w:r w:rsidDel="007517EA">
          <w:delText>to</w:delText>
        </w:r>
      </w:del>
      <w:commentRangeEnd w:id="303"/>
      <w:r w:rsidR="007517EA">
        <w:rPr>
          <w:rStyle w:val="CommentReference"/>
        </w:rPr>
        <w:commentReference w:id="303"/>
      </w:r>
      <w:del w:id="304" w:author="." w:date="2011-07-05T20:50:00Z">
        <w:r w:rsidDel="007517EA">
          <w:delText xml:space="preserve"> get allocated. </w:delText>
        </w:r>
      </w:del>
      <w:r>
        <w:t xml:space="preserve">In </w:t>
      </w:r>
      <w:ins w:id="305" w:author="." w:date="2011-07-05T20:50:00Z">
        <w:r w:rsidR="007517EA">
          <w:t xml:space="preserve">the </w:t>
        </w:r>
      </w:ins>
      <w:r>
        <w:t>worse case, the simulation may exceed the capacity of the system. Thus, a different approach is necessary for efficiently simulating the low-speed flow field.</w:t>
      </w:r>
    </w:p>
    <w:p w:rsidR="00A14B59" w:rsidRDefault="00A14B59" w:rsidP="00A14B59">
      <w:r w:rsidRPr="00A14B59">
        <w:t xml:space="preserve">We propose sampling multiple independent hybrid simulations </w:t>
      </w:r>
      <w:del w:id="306" w:author="." w:date="2011-07-05T20:51:00Z">
        <w:r w:rsidRPr="00A14B59" w:rsidDel="00715135">
          <w:delText xml:space="preserve">from </w:delText>
        </w:r>
      </w:del>
      <w:ins w:id="307" w:author="." w:date="2011-07-05T20:51:00Z">
        <w:r w:rsidR="00715135">
          <w:t>in</w:t>
        </w:r>
        <w:r w:rsidR="00715135" w:rsidRPr="00A14B59">
          <w:t xml:space="preserve"> </w:t>
        </w:r>
      </w:ins>
      <w:r w:rsidRPr="00A14B59">
        <w:t xml:space="preserve">a smaller domain instead of </w:t>
      </w:r>
      <w:del w:id="308" w:author="." w:date="2011-07-05T20:51:00Z">
        <w:r w:rsidRPr="00A14B59" w:rsidDel="00715135">
          <w:delText xml:space="preserve">trying </w:delText>
        </w:r>
      </w:del>
      <w:ins w:id="309" w:author="." w:date="2011-07-05T20:51:00Z">
        <w:r w:rsidR="00715135">
          <w:t>attempting</w:t>
        </w:r>
        <w:r w:rsidR="00715135" w:rsidRPr="00A14B59">
          <w:t xml:space="preserve"> </w:t>
        </w:r>
      </w:ins>
      <w:r w:rsidRPr="00A14B59">
        <w:t xml:space="preserve">to run a single hybrid simulation in </w:t>
      </w:r>
      <w:del w:id="310" w:author="." w:date="2011-07-05T20:51:00Z">
        <w:r w:rsidRPr="00A14B59" w:rsidDel="00715135">
          <w:delText xml:space="preserve">the </w:delText>
        </w:r>
      </w:del>
      <w:ins w:id="311" w:author="." w:date="2011-07-05T20:51:00Z">
        <w:r w:rsidR="00715135">
          <w:t>a</w:t>
        </w:r>
        <w:r w:rsidR="00715135" w:rsidRPr="00A14B59">
          <w:t xml:space="preserve"> </w:t>
        </w:r>
      </w:ins>
      <w:r w:rsidRPr="00A14B59">
        <w:t>large domain.</w:t>
      </w:r>
      <w:r>
        <w:t xml:space="preserve"> </w:t>
      </w:r>
      <w:r w:rsidRPr="004A4BEA">
        <w:rPr>
          <w:b/>
          <w:rPrChange w:id="312" w:author="Soon-Heum &quot;Jeff&quot; Ko" w:date="2011-07-08T13:08:00Z">
            <w:rPr/>
          </w:rPrChange>
        </w:rPr>
        <w:t xml:space="preserve">The initial velocity component </w:t>
      </w:r>
      <w:del w:id="313" w:author="." w:date="2011-07-05T20:52:00Z">
        <w:r w:rsidRPr="004A4BEA" w:rsidDel="006D00BB">
          <w:rPr>
            <w:b/>
            <w:rPrChange w:id="314" w:author="Soon-Heum &quot;Jeff&quot; Ko" w:date="2011-07-08T13:08:00Z">
              <w:rPr/>
            </w:rPrChange>
          </w:rPr>
          <w:delText xml:space="preserve">at </w:delText>
        </w:r>
      </w:del>
      <w:ins w:id="315" w:author="." w:date="2011-07-05T20:52:00Z">
        <w:r w:rsidR="006D00BB" w:rsidRPr="004A4BEA">
          <w:rPr>
            <w:b/>
            <w:rPrChange w:id="316" w:author="Soon-Heum &quot;Jeff&quot; Ko" w:date="2011-07-08T13:08:00Z">
              <w:rPr/>
            </w:rPrChange>
          </w:rPr>
          <w:t xml:space="preserve">in the </w:t>
        </w:r>
      </w:ins>
      <w:r w:rsidRPr="004A4BEA">
        <w:rPr>
          <w:b/>
          <w:rPrChange w:id="317" w:author="Soon-Heum &quot;Jeff&quot; Ko" w:date="2011-07-08T13:08:00Z">
            <w:rPr/>
          </w:rPrChange>
        </w:rPr>
        <w:t xml:space="preserve">individual </w:t>
      </w:r>
      <w:commentRangeStart w:id="318"/>
      <w:ins w:id="319" w:author="." w:date="2011-07-05T20:55:00Z">
        <w:r w:rsidR="00536CA0" w:rsidRPr="004A4BEA">
          <w:rPr>
            <w:b/>
            <w:rPrChange w:id="320" w:author="Soon-Heum &quot;Jeff&quot; Ko" w:date="2011-07-08T13:08:00Z">
              <w:rPr/>
            </w:rPrChange>
          </w:rPr>
          <w:t>data</w:t>
        </w:r>
      </w:ins>
      <w:del w:id="321" w:author="." w:date="2011-07-05T20:52:00Z">
        <w:r w:rsidRPr="004A4BEA" w:rsidDel="006D00BB">
          <w:rPr>
            <w:b/>
            <w:rPrChange w:id="322" w:author="Soon-Heum &quot;Jeff&quot; Ko" w:date="2011-07-08T13:08:00Z">
              <w:rPr/>
            </w:rPrChange>
          </w:rPr>
          <w:delText>problem</w:delText>
        </w:r>
      </w:del>
      <w:commentRangeEnd w:id="318"/>
      <w:r w:rsidR="00536CA0" w:rsidRPr="004A4BEA">
        <w:rPr>
          <w:rStyle w:val="CommentReference"/>
          <w:b/>
          <w:rPrChange w:id="323" w:author="Soon-Heum &quot;Jeff&quot; Ko" w:date="2011-07-08T13:08:00Z">
            <w:rPr>
              <w:rStyle w:val="CommentReference"/>
            </w:rPr>
          </w:rPrChange>
        </w:rPr>
        <w:commentReference w:id="318"/>
      </w:r>
      <w:del w:id="324" w:author="." w:date="2011-07-05T20:52:00Z">
        <w:r w:rsidRPr="004A4BEA" w:rsidDel="006D00BB">
          <w:rPr>
            <w:b/>
            <w:rPrChange w:id="325" w:author="Soon-Heum &quot;Jeff&quot; Ko" w:date="2011-07-08T13:08:00Z">
              <w:rPr/>
            </w:rPrChange>
          </w:rPr>
          <w:delText xml:space="preserve"> set</w:delText>
        </w:r>
      </w:del>
      <w:ins w:id="326" w:author="." w:date="2011-07-05T20:52:00Z">
        <w:r w:rsidR="006D00BB" w:rsidRPr="004A4BEA">
          <w:rPr>
            <w:b/>
            <w:rPrChange w:id="327" w:author="Soon-Heum &quot;Jeff&quot; Ko" w:date="2011-07-08T13:08:00Z">
              <w:rPr/>
            </w:rPrChange>
          </w:rPr>
          <w:t>sets</w:t>
        </w:r>
      </w:ins>
      <w:r w:rsidRPr="004A4BEA">
        <w:rPr>
          <w:b/>
          <w:rPrChange w:id="328" w:author="Soon-Heum &quot;Jeff&quot; Ko" w:date="2011-07-08T13:08:00Z">
            <w:rPr/>
          </w:rPrChange>
        </w:rPr>
        <w:t xml:space="preserve"> is </w:t>
      </w:r>
      <w:del w:id="329" w:author="." w:date="2011-07-05T20:52:00Z">
        <w:r w:rsidRPr="004A4BEA" w:rsidDel="006D00BB">
          <w:rPr>
            <w:b/>
            <w:rPrChange w:id="330" w:author="Soon-Heum &quot;Jeff&quot; Ko" w:date="2011-07-08T13:08:00Z">
              <w:rPr/>
            </w:rPrChange>
          </w:rPr>
          <w:delText xml:space="preserve">differently </w:delText>
        </w:r>
      </w:del>
      <w:r w:rsidRPr="004A4BEA">
        <w:rPr>
          <w:b/>
          <w:rPrChange w:id="331" w:author="Soon-Heum &quot;Jeff&quot; Ko" w:date="2011-07-08T13:08:00Z">
            <w:rPr/>
          </w:rPrChange>
        </w:rPr>
        <w:t xml:space="preserve">determined </w:t>
      </w:r>
      <w:ins w:id="332" w:author="." w:date="2011-07-05T20:52:00Z">
        <w:r w:rsidR="006D00BB" w:rsidRPr="004A4BEA">
          <w:rPr>
            <w:b/>
            <w:rPrChange w:id="333" w:author="Soon-Heum &quot;Jeff&quot; Ko" w:date="2011-07-08T13:08:00Z">
              <w:rPr/>
            </w:rPrChange>
          </w:rPr>
          <w:t xml:space="preserve">differently </w:t>
        </w:r>
      </w:ins>
      <w:r w:rsidRPr="004A4BEA">
        <w:rPr>
          <w:b/>
          <w:rPrChange w:id="334" w:author="Soon-Heum &quot;Jeff&quot; Ko" w:date="2011-07-08T13:08:00Z">
            <w:rPr/>
          </w:rPrChange>
        </w:rPr>
        <w:t>from a Maxwell-Boltzmann distribution</w:t>
      </w:r>
      <w:ins w:id="335" w:author="." w:date="2011-07-05T20:51:00Z">
        <w:r w:rsidR="006D00BB" w:rsidRPr="004A4BEA">
          <w:rPr>
            <w:b/>
            <w:rPrChange w:id="336" w:author="Soon-Heum &quot;Jeff&quot; Ko" w:date="2011-07-08T13:08:00Z">
              <w:rPr/>
            </w:rPrChange>
          </w:rPr>
          <w:t>.</w:t>
        </w:r>
      </w:ins>
      <w:r>
        <w:t xml:space="preserve"> </w:t>
      </w:r>
      <w:del w:id="337" w:author="." w:date="2011-07-05T20:51:00Z">
        <w:r w:rsidDel="006D00BB">
          <w:delText>and s</w:delText>
        </w:r>
      </w:del>
      <w:ins w:id="338" w:author="." w:date="2011-07-05T20:51:00Z">
        <w:r w:rsidR="006D00BB">
          <w:t>S</w:t>
        </w:r>
      </w:ins>
      <w:r>
        <w:t xml:space="preserve">olutions </w:t>
      </w:r>
      <w:del w:id="339" w:author="." w:date="2011-07-05T20:53:00Z">
        <w:r w:rsidDel="00D5285B">
          <w:delText xml:space="preserve">from </w:delText>
        </w:r>
      </w:del>
      <w:ins w:id="340" w:author="." w:date="2011-07-05T20:53:00Z">
        <w:r w:rsidR="00D5285B">
          <w:t xml:space="preserve">for </w:t>
        </w:r>
      </w:ins>
      <w:r>
        <w:t>independent simulations are averaged to produce the final solution. The labo</w:t>
      </w:r>
      <w:del w:id="341" w:author="." w:date="2011-07-05T20:52:00Z">
        <w:r w:rsidDel="006D00BB">
          <w:delText>u</w:delText>
        </w:r>
      </w:del>
      <w:r>
        <w:t xml:space="preserve">r of manually administrating multiple job executions </w:t>
      </w:r>
      <w:r w:rsidR="00290A51">
        <w:rPr>
          <w:rFonts w:hint="eastAsia"/>
          <w:lang w:eastAsia="ko-KR"/>
        </w:rPr>
        <w:t>is</w:t>
      </w:r>
      <w:r>
        <w:t xml:space="preserve"> resolved by using a BigJob framework, which is </w:t>
      </w:r>
      <w:del w:id="342" w:author="." w:date="2011-07-05T20:52:00Z">
        <w:r w:rsidDel="006D00BB">
          <w:delText xml:space="preserve">to be </w:delText>
        </w:r>
      </w:del>
      <w:r>
        <w:t xml:space="preserve">discussed in </w:t>
      </w:r>
      <w:del w:id="343" w:author="." w:date="2011-07-05T20:52:00Z">
        <w:r w:rsidDel="006D00BB">
          <w:delText xml:space="preserve">the </w:delText>
        </w:r>
      </w:del>
      <w:r>
        <w:t>Section 3.</w:t>
      </w:r>
    </w:p>
    <w:p w:rsidR="00A14B59" w:rsidRDefault="00A14B59" w:rsidP="00A14B59">
      <w:del w:id="344" w:author="." w:date="2011-07-05T20:56:00Z">
        <w:r w:rsidDel="00536CA0">
          <w:lastRenderedPageBreak/>
          <w:delText>Along wit</w:delText>
        </w:r>
      </w:del>
      <w:ins w:id="345" w:author="." w:date="2011-07-05T20:56:00Z">
        <w:r w:rsidR="00536CA0">
          <w:t xml:space="preserve">In addition to </w:t>
        </w:r>
      </w:ins>
      <w:del w:id="346" w:author="." w:date="2011-07-05T20:56:00Z">
        <w:r w:rsidDel="00536CA0">
          <w:delText xml:space="preserve">h the </w:delText>
        </w:r>
      </w:del>
      <w:r>
        <w:t xml:space="preserve">advantage </w:t>
      </w:r>
      <w:del w:id="347" w:author="." w:date="2011-07-05T20:55:00Z">
        <w:r w:rsidDel="00536CA0">
          <w:delText xml:space="preserve">in </w:delText>
        </w:r>
      </w:del>
      <w:ins w:id="348" w:author="." w:date="2011-07-05T20:55:00Z">
        <w:r w:rsidR="00536CA0">
          <w:t xml:space="preserve">for </w:t>
        </w:r>
      </w:ins>
      <w:r>
        <w:t xml:space="preserve">computing capability, sampling multiple experiments provides </w:t>
      </w:r>
      <w:ins w:id="349" w:author="." w:date="2011-07-05T20:56:00Z">
        <w:r w:rsidR="005E1F5C">
          <w:t xml:space="preserve">the </w:t>
        </w:r>
      </w:ins>
      <w:del w:id="350" w:author="." w:date="2011-07-05T20:56:00Z">
        <w:r w:rsidDel="005E1F5C">
          <w:delText xml:space="preserve">another </w:delText>
        </w:r>
      </w:del>
      <w:r>
        <w:t>advantage of less</w:t>
      </w:r>
      <w:ins w:id="351" w:author="." w:date="2011-07-05T20:56:00Z">
        <w:r w:rsidR="005E1F5C">
          <w:t xml:space="preserve"> </w:t>
        </w:r>
      </w:ins>
      <w:del w:id="352" w:author="." w:date="2011-07-05T20:56:00Z">
        <w:r w:rsidDel="005E1F5C">
          <w:delText>-</w:delText>
        </w:r>
      </w:del>
      <w:r>
        <w:t>sensitivity to coupling conditions. Even if the coupling parameters are ill</w:t>
      </w:r>
      <w:ins w:id="353" w:author="." w:date="2011-07-05T20:56:00Z">
        <w:r w:rsidR="005E1F5C">
          <w:t xml:space="preserve"> </w:t>
        </w:r>
      </w:ins>
      <w:del w:id="354" w:author="." w:date="2011-07-05T20:56:00Z">
        <w:r w:rsidDel="005E1F5C">
          <w:delText>-</w:delText>
        </w:r>
      </w:del>
      <w:r>
        <w:t xml:space="preserve">chosen, </w:t>
      </w:r>
      <w:ins w:id="355" w:author="." w:date="2011-07-05T20:56:00Z">
        <w:r w:rsidR="005E1F5C">
          <w:t xml:space="preserve">a </w:t>
        </w:r>
      </w:ins>
      <w:r>
        <w:t xml:space="preserve">highly noisy individual solution can be refined by </w:t>
      </w:r>
      <w:del w:id="356" w:author="." w:date="2011-07-05T20:56:00Z">
        <w:r w:rsidDel="005E1F5C">
          <w:delText>the enough</w:delText>
        </w:r>
      </w:del>
      <w:ins w:id="357" w:author="." w:date="2011-07-05T20:56:00Z">
        <w:r w:rsidR="005E1F5C">
          <w:t xml:space="preserve">a </w:t>
        </w:r>
        <w:commentRangeStart w:id="358"/>
        <w:r w:rsidR="005E1F5C">
          <w:t>sufficient</w:t>
        </w:r>
        <w:commentRangeEnd w:id="358"/>
        <w:r w:rsidR="005E1F5C">
          <w:rPr>
            <w:rStyle w:val="CommentReference"/>
          </w:rPr>
          <w:commentReference w:id="358"/>
        </w:r>
      </w:ins>
      <w:r>
        <w:t xml:space="preserve"> number of independent samples. This advantage also increases the value of capturing the magnitude of </w:t>
      </w:r>
      <w:ins w:id="359" w:author="." w:date="2011-07-05T20:57:00Z">
        <w:r w:rsidR="005E1F5C">
          <w:t xml:space="preserve">the </w:t>
        </w:r>
      </w:ins>
      <w:r>
        <w:t xml:space="preserve">statistical noise </w:t>
      </w:r>
      <w:ins w:id="360" w:author="." w:date="2011-07-05T20:57:00Z">
        <w:r w:rsidR="005E1F5C">
          <w:t xml:space="preserve">as discussed </w:t>
        </w:r>
      </w:ins>
      <w:r>
        <w:t>in Section 2.4.1.</w:t>
      </w:r>
      <w:del w:id="361" w:author="." w:date="2011-07-05T20:57:00Z">
        <w:r w:rsidDel="005E1F5C">
          <w:delText>,</w:delText>
        </w:r>
      </w:del>
      <w:r>
        <w:t xml:space="preserve"> because the requirement of predicting the macroscopic velocity in the sampled layer becomes less important.</w:t>
      </w:r>
    </w:p>
    <w:p w:rsidR="00A14B59" w:rsidRDefault="00A14B59" w:rsidP="00A14B59"/>
    <w:p w:rsidR="00A14B59" w:rsidRPr="00A14B59" w:rsidRDefault="00A14B59" w:rsidP="00A14B59">
      <w:pPr>
        <w:pStyle w:val="ListParagraph"/>
        <w:numPr>
          <w:ilvl w:val="1"/>
          <w:numId w:val="13"/>
        </w:numPr>
        <w:rPr>
          <w:i/>
        </w:rPr>
      </w:pPr>
      <w:r w:rsidRPr="00A14B59">
        <w:rPr>
          <w:i/>
        </w:rPr>
        <w:t>Temporal Coupling Schemes</w:t>
      </w:r>
    </w:p>
    <w:p w:rsidR="001F750D" w:rsidRDefault="00A14B59" w:rsidP="00A14B59">
      <w:r w:rsidRPr="00A14B59">
        <w:t xml:space="preserve">Two conventionally used coupling </w:t>
      </w:r>
      <w:commentRangeStart w:id="362"/>
      <w:del w:id="363" w:author="." w:date="2011-07-05T20:57:00Z">
        <w:r w:rsidRPr="00A14B59" w:rsidDel="000D3A0A">
          <w:delText>approaches</w:delText>
        </w:r>
      </w:del>
      <w:ins w:id="364" w:author="." w:date="2011-07-05T20:57:00Z">
        <w:r w:rsidR="000D3A0A">
          <w:t>strategies</w:t>
        </w:r>
      </w:ins>
      <w:commentRangeEnd w:id="362"/>
      <w:ins w:id="365" w:author="." w:date="2011-07-05T20:58:00Z">
        <w:r w:rsidR="000D3A0A">
          <w:rPr>
            <w:rStyle w:val="CommentReference"/>
          </w:rPr>
          <w:commentReference w:id="362"/>
        </w:r>
        <w:r w:rsidR="000D3A0A">
          <w:rPr>
            <w:rFonts w:cs="Times New Roman"/>
          </w:rPr>
          <w:t>—</w:t>
        </w:r>
      </w:ins>
      <w:del w:id="366" w:author="." w:date="2011-07-05T20:58:00Z">
        <w:r w:rsidRPr="00A14B59" w:rsidDel="000D3A0A">
          <w:delText xml:space="preserve"> </w:delText>
        </w:r>
      </w:del>
      <w:del w:id="367" w:author="." w:date="2011-07-05T20:57:00Z">
        <w:r w:rsidRPr="00A14B59" w:rsidDel="000D3A0A">
          <w:delText xml:space="preserve">of </w:delText>
        </w:r>
      </w:del>
      <w:r w:rsidRPr="00A14B59">
        <w:t>synchronized and sequential</w:t>
      </w:r>
      <w:ins w:id="368" w:author="." w:date="2011-07-05T20:58:00Z">
        <w:r w:rsidR="000D3A0A">
          <w:rPr>
            <w:rFonts w:cs="Times New Roman"/>
          </w:rPr>
          <w:t>—</w:t>
        </w:r>
      </w:ins>
      <w:del w:id="369" w:author="." w:date="2011-07-05T20:58:00Z">
        <w:r w:rsidRPr="00A14B59" w:rsidDel="000D3A0A">
          <w:delText xml:space="preserve"> coupling strategies </w:delText>
        </w:r>
      </w:del>
      <w:r w:rsidRPr="00A14B59">
        <w:t>are depicted in Fig</w:t>
      </w:r>
      <w:r w:rsidR="001F750D">
        <w:t>. 2.</w:t>
      </w:r>
      <w:r w:rsidRPr="00A14B59">
        <w:t xml:space="preserve"> In synchronized coupling, CFD and MD codes exchange </w:t>
      </w:r>
      <w:del w:id="370" w:author="." w:date="2011-07-05T20:58:00Z">
        <w:r w:rsidRPr="00A14B59" w:rsidDel="004611B5">
          <w:delText xml:space="preserve">the </w:delText>
        </w:r>
      </w:del>
      <w:r w:rsidRPr="00A14B59">
        <w:t xml:space="preserve">information in the overlapping region at each sampling interval (denoted by </w:t>
      </w:r>
      <w:r w:rsidR="001F750D" w:rsidRPr="001F750D">
        <w:rPr>
          <w:i/>
        </w:rPr>
        <w:sym w:font="Symbol" w:char="F044"/>
      </w:r>
      <w:r w:rsidR="001F750D" w:rsidRPr="001F750D">
        <w:rPr>
          <w:i/>
        </w:rPr>
        <w:t>t</w:t>
      </w:r>
      <w:r w:rsidRPr="00A14B59">
        <w:t xml:space="preserve">) and independently evolve to the next exchange time step. In contrast, </w:t>
      </w:r>
      <w:ins w:id="371" w:author="." w:date="2011-07-05T20:58:00Z">
        <w:r w:rsidR="004611B5" w:rsidRPr="00A14B59">
          <w:t>in sequential coupling</w:t>
        </w:r>
      </w:ins>
      <w:ins w:id="372" w:author="." w:date="2011-07-05T20:59:00Z">
        <w:r w:rsidR="004611B5">
          <w:t>,</w:t>
        </w:r>
      </w:ins>
      <w:ins w:id="373" w:author="." w:date="2011-07-05T20:58:00Z">
        <w:r w:rsidR="004611B5" w:rsidRPr="00A14B59">
          <w:t xml:space="preserve"> </w:t>
        </w:r>
      </w:ins>
      <w:r w:rsidRPr="00A14B59">
        <w:t>one domain advances to the next exchange time step and leads its counterpart to approach this point</w:t>
      </w:r>
      <w:del w:id="374" w:author="." w:date="2011-07-05T20:58:00Z">
        <w:r w:rsidRPr="00A14B59" w:rsidDel="004611B5">
          <w:delText xml:space="preserve"> in sequential coupling</w:delText>
        </w:r>
      </w:del>
      <w:r w:rsidRPr="00A14B59">
        <w:t xml:space="preserve">. </w:t>
      </w:r>
      <w:del w:id="375" w:author="." w:date="2011-07-05T20:59:00Z">
        <w:r w:rsidRPr="00A14B59" w:rsidDel="004611B5">
          <w:delText xml:space="preserve">Comparing </w:delText>
        </w:r>
      </w:del>
      <w:ins w:id="376" w:author="." w:date="2011-07-05T20:59:00Z">
        <w:r w:rsidR="004611B5" w:rsidRPr="00A14B59">
          <w:t>Compari</w:t>
        </w:r>
        <w:r w:rsidR="004611B5">
          <w:t>son of</w:t>
        </w:r>
        <w:r w:rsidR="004611B5" w:rsidRPr="00A14B59">
          <w:t xml:space="preserve"> </w:t>
        </w:r>
      </w:ins>
      <w:r w:rsidRPr="00A14B59">
        <w:t>these two mechanisms</w:t>
      </w:r>
      <w:ins w:id="377" w:author="." w:date="2011-07-05T20:59:00Z">
        <w:r w:rsidR="004611B5">
          <w:t xml:space="preserve"> shows that</w:t>
        </w:r>
      </w:ins>
      <w:del w:id="378" w:author="." w:date="2011-07-05T20:59:00Z">
        <w:r w:rsidRPr="00A14B59" w:rsidDel="004611B5">
          <w:delText>,</w:delText>
        </w:r>
      </w:del>
      <w:r w:rsidRPr="00A14B59">
        <w:t xml:space="preserve"> synchronized coupling has a far better parallel efficiency because both codes independently evolve to the next sampling interval, while </w:t>
      </w:r>
      <w:ins w:id="379" w:author="." w:date="2011-07-05T20:59:00Z">
        <w:r w:rsidR="004611B5">
          <w:t xml:space="preserve">the </w:t>
        </w:r>
      </w:ins>
      <w:r w:rsidRPr="00A14B59">
        <w:t xml:space="preserve">sequential approach is expected to produce </w:t>
      </w:r>
      <w:ins w:id="380" w:author="." w:date="2011-07-05T20:59:00Z">
        <w:r w:rsidR="000F1C14">
          <w:t xml:space="preserve">a </w:t>
        </w:r>
      </w:ins>
      <w:r w:rsidRPr="00A14B59">
        <w:t xml:space="preserve">more time-accurate solution because the boundary condition </w:t>
      </w:r>
      <w:del w:id="381" w:author="." w:date="2011-07-05T20:59:00Z">
        <w:r w:rsidRPr="00A14B59" w:rsidDel="000F1C14">
          <w:delText xml:space="preserve">on </w:delText>
        </w:r>
      </w:del>
      <w:ins w:id="382" w:author="." w:date="2011-07-05T20:59:00Z">
        <w:r w:rsidR="000F1C14">
          <w:t>of the</w:t>
        </w:r>
        <w:r w:rsidR="000F1C14" w:rsidRPr="00A14B59">
          <w:t xml:space="preserve"> </w:t>
        </w:r>
      </w:ins>
      <w:r w:rsidRPr="00A14B59">
        <w:t>following domain (</w:t>
      </w:r>
      <w:ins w:id="383" w:author="." w:date="2011-07-05T20:59:00Z">
        <w:r w:rsidR="000F1C14">
          <w:t xml:space="preserve">the </w:t>
        </w:r>
      </w:ins>
      <w:r w:rsidRPr="00A14B59">
        <w:t xml:space="preserve">CFD domain </w:t>
      </w:r>
      <w:ins w:id="384" w:author="." w:date="2011-07-05T20:59:00Z">
        <w:r w:rsidR="000F1C14">
          <w:t xml:space="preserve">shown </w:t>
        </w:r>
      </w:ins>
      <w:r w:rsidRPr="00A14B59">
        <w:t xml:space="preserve">in </w:t>
      </w:r>
      <w:del w:id="385" w:author="." w:date="2011-07-05T20:59:00Z">
        <w:r w:rsidRPr="00A14B59" w:rsidDel="000F1C14">
          <w:delText>the figure</w:delText>
        </w:r>
      </w:del>
      <w:ins w:id="386" w:author="." w:date="2011-07-05T20:59:00Z">
        <w:r w:rsidR="000F1C14">
          <w:t>Fig. 2</w:t>
        </w:r>
      </w:ins>
      <w:r w:rsidRPr="00A14B59">
        <w:t xml:space="preserve">) is implicitly imposed. Unfortunately, both strategies contain the time-lagging phenomenon in </w:t>
      </w:r>
      <w:ins w:id="387" w:author="." w:date="2011-07-05T21:00:00Z">
        <w:r w:rsidR="000F1C14">
          <w:t xml:space="preserve">the </w:t>
        </w:r>
      </w:ins>
      <w:r w:rsidRPr="00A14B59">
        <w:t>CFD boundary region</w:t>
      </w:r>
      <w:del w:id="388" w:author="." w:date="2011-07-05T21:00:00Z">
        <w:r w:rsidRPr="00A14B59" w:rsidDel="000F1C14">
          <w:delText>,</w:delText>
        </w:r>
      </w:del>
      <w:r w:rsidRPr="00A14B59">
        <w:t xml:space="preserve"> because </w:t>
      </w:r>
      <w:del w:id="389" w:author="." w:date="2011-07-05T21:00:00Z">
        <w:r w:rsidRPr="00A14B59" w:rsidDel="000F1C14">
          <w:delText xml:space="preserve">averaged </w:delText>
        </w:r>
      </w:del>
      <w:r w:rsidRPr="00A14B59">
        <w:t xml:space="preserve">molecular dynamic properties </w:t>
      </w:r>
      <w:ins w:id="390" w:author="." w:date="2011-07-05T21:00:00Z">
        <w:r w:rsidR="000F1C14" w:rsidRPr="00A14B59">
          <w:t xml:space="preserve">averaged </w:t>
        </w:r>
      </w:ins>
      <w:r w:rsidRPr="00A14B59">
        <w:t xml:space="preserve">over </w:t>
      </w:r>
      <w:ins w:id="391" w:author="." w:date="2011-07-05T21:00:00Z">
        <w:r w:rsidR="000F1C14">
          <w:t xml:space="preserve">the </w:t>
        </w:r>
      </w:ins>
      <w:r w:rsidRPr="00A14B59">
        <w:t xml:space="preserve">backward sampling duration (from </w:t>
      </w:r>
      <w:r w:rsidR="001F750D" w:rsidRPr="001F750D">
        <w:rPr>
          <w:i/>
        </w:rPr>
        <w:t>n</w:t>
      </w:r>
      <w:r w:rsidR="001F750D" w:rsidRPr="001F750D">
        <w:rPr>
          <w:i/>
        </w:rPr>
        <w:sym w:font="Symbol" w:char="F044"/>
      </w:r>
      <w:r w:rsidR="001F750D" w:rsidRPr="001F750D">
        <w:rPr>
          <w:i/>
        </w:rPr>
        <w:t>t</w:t>
      </w:r>
      <w:r w:rsidR="001F750D" w:rsidRPr="00A14B59">
        <w:t xml:space="preserve"> </w:t>
      </w:r>
      <w:r w:rsidR="001F750D">
        <w:t xml:space="preserve">- </w:t>
      </w:r>
      <w:r w:rsidR="001F750D" w:rsidRPr="001F750D">
        <w:rPr>
          <w:i/>
        </w:rPr>
        <w:t>n</w:t>
      </w:r>
      <w:r w:rsidR="001F750D" w:rsidRPr="001F750D">
        <w:rPr>
          <w:i/>
        </w:rPr>
        <w:sym w:font="Symbol" w:char="F044"/>
      </w:r>
      <w:r w:rsidR="001F750D" w:rsidRPr="001F750D">
        <w:rPr>
          <w:i/>
        </w:rPr>
        <w:t>t</w:t>
      </w:r>
      <w:r w:rsidR="001F750D" w:rsidRPr="001F750D">
        <w:rPr>
          <w:i/>
          <w:vertAlign w:val="subscript"/>
        </w:rPr>
        <w:t>s</w:t>
      </w:r>
      <w:r w:rsidR="001F750D" w:rsidRPr="00A14B59">
        <w:t xml:space="preserve"> </w:t>
      </w:r>
      <w:r w:rsidR="001F750D">
        <w:t xml:space="preserve">to </w:t>
      </w:r>
      <w:r w:rsidR="001F750D" w:rsidRPr="001F750D">
        <w:rPr>
          <w:i/>
        </w:rPr>
        <w:t>n</w:t>
      </w:r>
      <w:r w:rsidR="001F750D" w:rsidRPr="001F750D">
        <w:rPr>
          <w:i/>
        </w:rPr>
        <w:sym w:font="Symbol" w:char="F044"/>
      </w:r>
      <w:r w:rsidR="001F750D" w:rsidRPr="001F750D">
        <w:rPr>
          <w:i/>
        </w:rPr>
        <w:t>t</w:t>
      </w:r>
      <w:r w:rsidR="001F750D">
        <w:t>)</w:t>
      </w:r>
      <w:r w:rsidRPr="00A14B59">
        <w:t xml:space="preserve"> represent</w:t>
      </w:r>
      <w:del w:id="392" w:author="." w:date="2011-07-05T21:00:00Z">
        <w:r w:rsidRPr="00A14B59" w:rsidDel="000F1C14">
          <w:delText>s</w:delText>
        </w:r>
      </w:del>
      <w:r w:rsidRPr="00A14B59">
        <w:t xml:space="preserve"> the CFD boundary conditio</w:t>
      </w:r>
      <w:r w:rsidR="001F750D">
        <w:t>n at that instance (</w:t>
      </w:r>
      <w:r w:rsidR="001F750D" w:rsidRPr="001F750D">
        <w:rPr>
          <w:i/>
        </w:rPr>
        <w:t>n</w:t>
      </w:r>
      <w:r w:rsidR="001F750D" w:rsidRPr="001F750D">
        <w:rPr>
          <w:i/>
        </w:rPr>
        <w:sym w:font="Symbol" w:char="F044"/>
      </w:r>
      <w:r w:rsidR="001F750D" w:rsidRPr="001F750D">
        <w:rPr>
          <w:i/>
        </w:rPr>
        <w:t>t</w:t>
      </w:r>
      <w:r w:rsidRPr="00A14B59">
        <w:t>). Extrapolation from previous MD solutions is necessary to eliminate the time</w:t>
      </w:r>
      <w:ins w:id="393" w:author="." w:date="2011-07-05T21:00:00Z">
        <w:r w:rsidR="00FF72A9">
          <w:t xml:space="preserve"> </w:t>
        </w:r>
      </w:ins>
      <w:del w:id="394" w:author="." w:date="2011-07-05T21:00:00Z">
        <w:r w:rsidRPr="00A14B59" w:rsidDel="00FF72A9">
          <w:delText>-</w:delText>
        </w:r>
      </w:del>
      <w:r w:rsidRPr="00A14B59">
        <w:t>lag</w:t>
      </w:r>
      <w:del w:id="395" w:author="." w:date="2011-07-05T21:00:00Z">
        <w:r w:rsidRPr="00A14B59" w:rsidDel="00FF72A9">
          <w:delText>ging</w:delText>
        </w:r>
      </w:del>
      <w:r w:rsidRPr="00A14B59">
        <w:t xml:space="preserve"> </w:t>
      </w:r>
      <w:del w:id="396" w:author="." w:date="2011-07-05T21:01:00Z">
        <w:r w:rsidRPr="00A14B59" w:rsidDel="00FF72A9">
          <w:delText xml:space="preserve">by </w:delText>
        </w:r>
      </w:del>
      <w:ins w:id="397" w:author="." w:date="2011-07-05T21:01:00Z">
        <w:r w:rsidR="00FF72A9">
          <w:t>to</w:t>
        </w:r>
        <w:r w:rsidR="00FF72A9" w:rsidRPr="00A14B59">
          <w:t xml:space="preserve"> </w:t>
        </w:r>
      </w:ins>
      <w:r w:rsidRPr="00A14B59">
        <w:t xml:space="preserve">half </w:t>
      </w:r>
      <w:ins w:id="398" w:author="." w:date="2011-07-05T21:01:00Z">
        <w:r w:rsidR="00FF72A9">
          <w:t xml:space="preserve">that </w:t>
        </w:r>
      </w:ins>
      <w:r w:rsidRPr="00A14B59">
        <w:t xml:space="preserve">of </w:t>
      </w:r>
      <w:ins w:id="399" w:author="." w:date="2011-07-05T21:01:00Z">
        <w:r w:rsidR="00FF72A9">
          <w:t xml:space="preserve">the </w:t>
        </w:r>
      </w:ins>
      <w:commentRangeStart w:id="400"/>
      <w:r w:rsidRPr="00A14B59">
        <w:t>sampling</w:t>
      </w:r>
      <w:commentRangeEnd w:id="400"/>
      <w:r w:rsidR="00FF72A9">
        <w:rPr>
          <w:rStyle w:val="CommentReference"/>
        </w:rPr>
        <w:commentReference w:id="400"/>
      </w:r>
      <w:r w:rsidRPr="00A14B59">
        <w:t xml:space="preserve"> duration (</w:t>
      </w:r>
      <w:r w:rsidR="001F750D" w:rsidRPr="001F750D">
        <w:rPr>
          <w:i/>
        </w:rPr>
        <w:t>n</w:t>
      </w:r>
      <w:r w:rsidR="001F750D" w:rsidRPr="001F750D">
        <w:rPr>
          <w:i/>
        </w:rPr>
        <w:sym w:font="Symbol" w:char="F044"/>
      </w:r>
      <w:r w:rsidR="001F750D" w:rsidRPr="001F750D">
        <w:rPr>
          <w:i/>
        </w:rPr>
        <w:t>t</w:t>
      </w:r>
      <w:r w:rsidR="001F750D" w:rsidRPr="001F750D">
        <w:rPr>
          <w:i/>
          <w:vertAlign w:val="subscript"/>
        </w:rPr>
        <w:t>s</w:t>
      </w:r>
      <w:r w:rsidR="001F750D" w:rsidRPr="00A14B59">
        <w:t xml:space="preserve"> </w:t>
      </w:r>
      <w:r w:rsidR="001F750D">
        <w:t>/2</w:t>
      </w:r>
      <w:r w:rsidRPr="00A14B59">
        <w:t>) in the CFD boundary zone.</w:t>
      </w:r>
    </w:p>
    <w:p w:rsidR="001F750D" w:rsidRDefault="001F750D" w:rsidP="001F750D">
      <w:pPr>
        <w:jc w:val="center"/>
      </w:pPr>
      <w:r>
        <w:rPr>
          <w:noProof/>
          <w:lang w:val="sv-SE" w:eastAsia="ko-KR"/>
        </w:rPr>
        <w:lastRenderedPageBreak/>
        <w:drawing>
          <wp:inline distT="0" distB="0" distL="0" distR="0">
            <wp:extent cx="4211015" cy="4450809"/>
            <wp:effectExtent l="25400" t="0" r="5385" b="0"/>
            <wp:docPr id="15" name="Picture 14" descr=":fig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2.tiff"/>
                    <pic:cNvPicPr>
                      <a:picLocks noChangeAspect="1" noChangeArrowheads="1"/>
                    </pic:cNvPicPr>
                  </pic:nvPicPr>
                  <pic:blipFill>
                    <a:blip r:embed="rId21" cstate="print"/>
                    <a:srcRect/>
                    <a:stretch>
                      <a:fillRect/>
                    </a:stretch>
                  </pic:blipFill>
                  <pic:spPr bwMode="auto">
                    <a:xfrm>
                      <a:off x="0" y="0"/>
                      <a:ext cx="4213020" cy="4452928"/>
                    </a:xfrm>
                    <a:prstGeom prst="rect">
                      <a:avLst/>
                    </a:prstGeom>
                    <a:noFill/>
                    <a:ln w="9525">
                      <a:noFill/>
                      <a:miter lim="800000"/>
                      <a:headEnd/>
                      <a:tailEnd/>
                    </a:ln>
                  </pic:spPr>
                </pic:pic>
              </a:graphicData>
            </a:graphic>
          </wp:inline>
        </w:drawing>
      </w:r>
    </w:p>
    <w:p w:rsidR="001F750D" w:rsidRDefault="001F750D" w:rsidP="00A14B59">
      <w:commentRangeStart w:id="401"/>
      <w:r w:rsidRPr="001F750D">
        <w:t>As</w:t>
      </w:r>
      <w:commentRangeEnd w:id="401"/>
      <w:r w:rsidR="000E715C">
        <w:rPr>
          <w:rStyle w:val="CommentReference"/>
        </w:rPr>
        <w:commentReference w:id="401"/>
      </w:r>
      <w:r w:rsidRPr="001F750D">
        <w:t xml:space="preserve"> is presented in Fig</w:t>
      </w:r>
      <w:r>
        <w:t>. 3-(0), Wang and He [10]</w:t>
      </w:r>
      <w:r w:rsidRPr="001F750D">
        <w:t xml:space="preserve"> proposed shifting the time axis of one domain by half of the sampling interval to eliminate this lagging effect. After both codes evolve by a sampling interval, the instantaneous CFD solution at </w:t>
      </w:r>
      <w:r w:rsidRPr="001F750D">
        <w:rPr>
          <w:i/>
        </w:rPr>
        <w:t>n</w:t>
      </w:r>
      <w:r w:rsidRPr="001F750D">
        <w:rPr>
          <w:i/>
        </w:rPr>
        <w:sym w:font="Symbol" w:char="F044"/>
      </w:r>
      <w:r w:rsidRPr="001F750D">
        <w:rPr>
          <w:i/>
        </w:rPr>
        <w:t>t</w:t>
      </w:r>
      <w:r w:rsidRPr="001F750D">
        <w:t xml:space="preserve"> is communicated with </w:t>
      </w:r>
      <w:ins w:id="402" w:author="." w:date="2011-07-05T21:03:00Z">
        <w:r w:rsidR="00FE4298">
          <w:t xml:space="preserve">the </w:t>
        </w:r>
      </w:ins>
      <w:r w:rsidRPr="001F750D">
        <w:t xml:space="preserve">averaged MD solution from </w:t>
      </w:r>
      <w:r>
        <w:rPr>
          <w:i/>
        </w:rPr>
        <w:t>(n-1/2)</w:t>
      </w:r>
      <w:r w:rsidRPr="001F750D">
        <w:rPr>
          <w:i/>
        </w:rPr>
        <w:sym w:font="Symbol" w:char="F044"/>
      </w:r>
      <w:r w:rsidRPr="001F750D">
        <w:rPr>
          <w:i/>
        </w:rPr>
        <w:t>t</w:t>
      </w:r>
      <w:r w:rsidRPr="00A14B59">
        <w:t xml:space="preserve"> </w:t>
      </w:r>
      <w:r>
        <w:t xml:space="preserve">to </w:t>
      </w:r>
      <w:r>
        <w:rPr>
          <w:i/>
        </w:rPr>
        <w:t>(n+1/2)</w:t>
      </w:r>
      <w:r w:rsidRPr="001F750D">
        <w:rPr>
          <w:i/>
        </w:rPr>
        <w:sym w:font="Symbol" w:char="F044"/>
      </w:r>
      <w:r w:rsidRPr="001F750D">
        <w:rPr>
          <w:i/>
        </w:rPr>
        <w:t>t</w:t>
      </w:r>
      <w:r w:rsidRPr="001F750D">
        <w:t>. Two previous solutions from the counterpart are extrapolated to impose hybrid boundary conditions. The benefit of imposing extrapolated boundary condition</w:t>
      </w:r>
      <w:ins w:id="403" w:author="." w:date="2011-07-05T21:04:00Z">
        <w:r w:rsidR="00FE4298">
          <w:t>s</w:t>
        </w:r>
      </w:ins>
      <w:r w:rsidRPr="001F750D">
        <w:t xml:space="preserve"> is that the sampling duration can be designed </w:t>
      </w:r>
      <w:del w:id="404" w:author="." w:date="2011-07-05T21:04:00Z">
        <w:r w:rsidRPr="001F750D" w:rsidDel="00FE4298">
          <w:delText xml:space="preserve">as </w:delText>
        </w:r>
      </w:del>
      <w:ins w:id="405" w:author="." w:date="2011-07-05T21:04:00Z">
        <w:r w:rsidR="00FE4298">
          <w:t>to be</w:t>
        </w:r>
        <w:r w:rsidR="00FE4298" w:rsidRPr="001F750D">
          <w:t xml:space="preserve"> </w:t>
        </w:r>
      </w:ins>
      <w:ins w:id="406" w:author="." w:date="2011-07-06T08:49:00Z">
        <w:r w:rsidR="00AA3824">
          <w:t xml:space="preserve">as </w:t>
        </w:r>
      </w:ins>
      <w:r w:rsidRPr="001F750D">
        <w:t xml:space="preserve">long as the sampling interval </w:t>
      </w:r>
      <w:r>
        <w:t>(</w:t>
      </w:r>
      <w:r w:rsidRPr="001F750D">
        <w:rPr>
          <w:i/>
        </w:rPr>
        <w:t>n</w:t>
      </w:r>
      <w:r w:rsidRPr="001F750D">
        <w:rPr>
          <w:i/>
        </w:rPr>
        <w:sym w:font="Symbol" w:char="F044"/>
      </w:r>
      <w:r w:rsidRPr="001F750D">
        <w:rPr>
          <w:i/>
        </w:rPr>
        <w:t>t</w:t>
      </w:r>
      <w:r w:rsidRPr="001F750D">
        <w:rPr>
          <w:i/>
          <w:vertAlign w:val="subscript"/>
        </w:rPr>
        <w:t>s</w:t>
      </w:r>
      <w:r>
        <w:rPr>
          <w:i/>
          <w:vertAlign w:val="subscript"/>
        </w:rPr>
        <w:t xml:space="preserve"> </w:t>
      </w:r>
      <w:r>
        <w:t xml:space="preserve">= </w:t>
      </w:r>
      <w:r w:rsidRPr="001F750D">
        <w:rPr>
          <w:i/>
        </w:rPr>
        <w:t>n</w:t>
      </w:r>
      <w:r w:rsidRPr="001F750D">
        <w:rPr>
          <w:i/>
        </w:rPr>
        <w:sym w:font="Symbol" w:char="F044"/>
      </w:r>
      <w:r w:rsidRPr="001F750D">
        <w:rPr>
          <w:i/>
        </w:rPr>
        <w:t>t</w:t>
      </w:r>
      <w:r>
        <w:t>).</w:t>
      </w:r>
      <w:r w:rsidRPr="001F750D">
        <w:t xml:space="preserve"> However, the accuracy of </w:t>
      </w:r>
      <w:ins w:id="407" w:author="." w:date="2011-07-05T21:04:00Z">
        <w:r w:rsidR="00FE4298">
          <w:t xml:space="preserve">the </w:t>
        </w:r>
      </w:ins>
      <w:r w:rsidRPr="001F750D">
        <w:t xml:space="preserve">extrapolated solution is </w:t>
      </w:r>
      <w:del w:id="408" w:author="." w:date="2011-07-05T21:04:00Z">
        <w:r w:rsidRPr="001F750D" w:rsidDel="00FE4298">
          <w:delText xml:space="preserve">worth to </w:delText>
        </w:r>
        <w:commentRangeStart w:id="409"/>
        <w:r w:rsidRPr="001F750D" w:rsidDel="00FE4298">
          <w:delText>debate</w:delText>
        </w:r>
      </w:del>
      <w:ins w:id="410" w:author="." w:date="2011-07-05T21:04:00Z">
        <w:r w:rsidR="00FE4298">
          <w:t>debatable</w:t>
        </w:r>
        <w:commentRangeEnd w:id="409"/>
        <w:r w:rsidR="00FE4298">
          <w:rPr>
            <w:rStyle w:val="CommentReference"/>
          </w:rPr>
          <w:commentReference w:id="409"/>
        </w:r>
      </w:ins>
      <w:r w:rsidRPr="001F750D">
        <w:t>. In this s</w:t>
      </w:r>
      <w:r>
        <w:t>cheduling, two previous</w:t>
      </w:r>
      <w:r w:rsidRPr="001F750D">
        <w:t xml:space="preserve"> CFD solutions at </w:t>
      </w:r>
      <w:r>
        <w:rPr>
          <w:i/>
        </w:rPr>
        <w:t>(n-1</w:t>
      </w:r>
      <w:proofErr w:type="gramStart"/>
      <w:r>
        <w:rPr>
          <w:i/>
        </w:rPr>
        <w:t>)</w:t>
      </w:r>
      <w:proofErr w:type="gramEnd"/>
      <w:r w:rsidRPr="001F750D">
        <w:rPr>
          <w:i/>
        </w:rPr>
        <w:sym w:font="Symbol" w:char="F044"/>
      </w:r>
      <w:r w:rsidRPr="001F750D">
        <w:rPr>
          <w:i/>
        </w:rPr>
        <w:t>t</w:t>
      </w:r>
      <w:r w:rsidRPr="00A14B59">
        <w:t xml:space="preserve"> </w:t>
      </w:r>
      <w:r w:rsidRPr="001F750D">
        <w:t xml:space="preserve">and </w:t>
      </w:r>
      <w:r>
        <w:rPr>
          <w:i/>
        </w:rPr>
        <w:t>n</w:t>
      </w:r>
      <w:r w:rsidRPr="001F750D">
        <w:rPr>
          <w:i/>
        </w:rPr>
        <w:sym w:font="Symbol" w:char="F044"/>
      </w:r>
      <w:r w:rsidRPr="001F750D">
        <w:rPr>
          <w:i/>
        </w:rPr>
        <w:t>t</w:t>
      </w:r>
      <w:r w:rsidRPr="00A14B59">
        <w:t xml:space="preserve"> </w:t>
      </w:r>
      <w:r w:rsidRPr="001F750D">
        <w:t xml:space="preserve">are extrapolated to produce </w:t>
      </w:r>
      <w:ins w:id="411" w:author="." w:date="2011-07-06T08:49:00Z">
        <w:r w:rsidR="00AA3824">
          <w:t xml:space="preserve">the </w:t>
        </w:r>
      </w:ins>
      <w:r w:rsidRPr="001F750D">
        <w:t xml:space="preserve">MD boundary conditions from </w:t>
      </w:r>
      <w:r>
        <w:rPr>
          <w:i/>
        </w:rPr>
        <w:t>(n+1/2)</w:t>
      </w:r>
      <w:r w:rsidRPr="001F750D">
        <w:rPr>
          <w:i/>
        </w:rPr>
        <w:sym w:font="Symbol" w:char="F044"/>
      </w:r>
      <w:r w:rsidRPr="001F750D">
        <w:rPr>
          <w:i/>
        </w:rPr>
        <w:t>t</w:t>
      </w:r>
      <w:r w:rsidRPr="00A14B59">
        <w:t xml:space="preserve"> </w:t>
      </w:r>
      <w:r w:rsidRPr="001F750D">
        <w:t xml:space="preserve">to </w:t>
      </w:r>
      <w:r>
        <w:rPr>
          <w:i/>
        </w:rPr>
        <w:t>(n+3/2)</w:t>
      </w:r>
      <w:r w:rsidRPr="001F750D">
        <w:rPr>
          <w:i/>
        </w:rPr>
        <w:sym w:font="Symbol" w:char="F044"/>
      </w:r>
      <w:r w:rsidRPr="001F750D">
        <w:rPr>
          <w:i/>
        </w:rPr>
        <w:t>t</w:t>
      </w:r>
      <w:r w:rsidRPr="001F750D">
        <w:t xml:space="preserve">. Except </w:t>
      </w:r>
      <w:ins w:id="412" w:author="." w:date="2011-07-06T07:12:00Z">
        <w:r w:rsidR="00541D22">
          <w:t xml:space="preserve">when </w:t>
        </w:r>
      </w:ins>
      <w:r w:rsidRPr="001F750D">
        <w:t>the velocity gradient is linear in time</w:t>
      </w:r>
      <w:del w:id="413" w:author="Soon-Heum &quot;Jeff&quot; Ko" w:date="2011-07-08T13:10:00Z">
        <w:r w:rsidRPr="001F750D" w:rsidDel="004A4BEA">
          <w:delText xml:space="preserve"> </w:delText>
        </w:r>
      </w:del>
      <w:ins w:id="414" w:author="." w:date="2011-07-06T08:50:00Z">
        <w:del w:id="415" w:author="Soon-Heum &quot;Jeff&quot; Ko" w:date="2011-07-08T13:10:00Z">
          <w:r w:rsidR="00AA3824" w:rsidDel="004A4BEA">
            <w:delText xml:space="preserve">and </w:delText>
          </w:r>
        </w:del>
      </w:ins>
      <w:commentRangeStart w:id="416"/>
      <w:del w:id="417" w:author="Soon-Heum &quot;Jeff&quot; Ko" w:date="2011-07-08T13:10:00Z">
        <w:r w:rsidRPr="001F750D" w:rsidDel="004A4BEA">
          <w:delText>space</w:delText>
        </w:r>
      </w:del>
      <w:commentRangeEnd w:id="416"/>
      <w:r w:rsidR="00AA3824">
        <w:rPr>
          <w:rStyle w:val="CommentReference"/>
        </w:rPr>
        <w:commentReference w:id="416"/>
      </w:r>
      <w:r w:rsidRPr="001F750D">
        <w:t xml:space="preserve">, </w:t>
      </w:r>
      <w:ins w:id="418" w:author="." w:date="2011-07-06T07:12:00Z">
        <w:r w:rsidR="00541D22">
          <w:t xml:space="preserve">the </w:t>
        </w:r>
      </w:ins>
      <w:r w:rsidRPr="001F750D">
        <w:t>extrapolated properties fail to predict correct values throughout the simulation interval (from</w:t>
      </w:r>
      <w:r w:rsidR="00290A51">
        <w:rPr>
          <w:rFonts w:hint="eastAsia"/>
          <w:lang w:eastAsia="ko-KR"/>
        </w:rPr>
        <w:t xml:space="preserve"> </w:t>
      </w:r>
      <w:r w:rsidR="00290A51">
        <w:rPr>
          <w:i/>
        </w:rPr>
        <w:t>(n+1/2)</w:t>
      </w:r>
      <w:r w:rsidR="00290A51" w:rsidRPr="001F750D">
        <w:rPr>
          <w:i/>
        </w:rPr>
        <w:sym w:font="Symbol" w:char="F044"/>
      </w:r>
      <w:r w:rsidR="00290A51" w:rsidRPr="001F750D">
        <w:rPr>
          <w:i/>
        </w:rPr>
        <w:t>t</w:t>
      </w:r>
      <w:r w:rsidR="00290A51" w:rsidRPr="00A14B59">
        <w:t xml:space="preserve"> </w:t>
      </w:r>
      <w:r w:rsidR="00290A51" w:rsidRPr="001F750D">
        <w:t xml:space="preserve">to </w:t>
      </w:r>
      <w:r w:rsidR="00290A51">
        <w:rPr>
          <w:i/>
        </w:rPr>
        <w:t>(n+3/2)</w:t>
      </w:r>
      <w:r w:rsidR="00290A51" w:rsidRPr="001F750D">
        <w:rPr>
          <w:i/>
        </w:rPr>
        <w:sym w:font="Symbol" w:char="F044"/>
      </w:r>
      <w:r w:rsidR="00290A51" w:rsidRPr="001F750D">
        <w:rPr>
          <w:i/>
        </w:rPr>
        <w:t>t</w:t>
      </w:r>
      <w:r w:rsidRPr="001F750D">
        <w:t>). The only way to reduce this extrapolation error is to reduce the sampling interval, which is contradictory to the condition for reducing the statistical error.</w:t>
      </w:r>
    </w:p>
    <w:p w:rsidR="001F750D" w:rsidRDefault="001F750D" w:rsidP="00A1700E">
      <w:r>
        <w:t xml:space="preserve">A new scheme named </w:t>
      </w:r>
      <w:ins w:id="419" w:author="." w:date="2011-07-06T08:50:00Z">
        <w:r w:rsidR="00B90B6C">
          <w:t>the “</w:t>
        </w:r>
      </w:ins>
      <w:del w:id="420" w:author="." w:date="2011-07-06T08:50:00Z">
        <w:r w:rsidDel="00B90B6C">
          <w:delText>`</w:delText>
        </w:r>
      </w:del>
      <w:r>
        <w:t>prediction-correction approach</w:t>
      </w:r>
      <w:ins w:id="421" w:author="." w:date="2011-07-06T08:50:00Z">
        <w:r w:rsidR="00B90B6C">
          <w:t>”</w:t>
        </w:r>
      </w:ins>
      <w:del w:id="422" w:author="." w:date="2011-07-06T08:50:00Z">
        <w:r w:rsidDel="00B90B6C">
          <w:delText>'</w:delText>
        </w:r>
      </w:del>
      <w:r>
        <w:t xml:space="preserve"> is also depicted in Fig. 3. The main difference from the default model is that </w:t>
      </w:r>
      <w:ins w:id="423" w:author="." w:date="2011-07-06T08:50:00Z">
        <w:r w:rsidR="00B90B6C">
          <w:t xml:space="preserve">the </w:t>
        </w:r>
      </w:ins>
      <w:r>
        <w:t xml:space="preserve">CFD code iterates additional time steps after </w:t>
      </w:r>
      <w:del w:id="424" w:author="." w:date="2011-07-06T08:51:00Z">
        <w:r w:rsidDel="00B90B6C">
          <w:delText>the code</w:delText>
        </w:r>
      </w:del>
      <w:ins w:id="425" w:author="." w:date="2011-07-06T08:51:00Z">
        <w:r w:rsidR="00B90B6C">
          <w:t>it</w:t>
        </w:r>
      </w:ins>
      <w:r>
        <w:t xml:space="preserve"> </w:t>
      </w:r>
      <w:del w:id="426" w:author="." w:date="2011-07-06T08:51:00Z">
        <w:r w:rsidDel="00B90B6C">
          <w:delText xml:space="preserve">evolved </w:delText>
        </w:r>
      </w:del>
      <w:ins w:id="427" w:author="." w:date="2011-07-06T08:51:00Z">
        <w:r w:rsidR="00B90B6C">
          <w:t xml:space="preserve">evolves </w:t>
        </w:r>
      </w:ins>
      <w:r>
        <w:t xml:space="preserve">to the next data exchange time. For example, in Fig. 3-(1), </w:t>
      </w:r>
      <w:ins w:id="428" w:author="." w:date="2011-07-06T08:51:00Z">
        <w:r w:rsidR="00A1700E">
          <w:t xml:space="preserve">the </w:t>
        </w:r>
      </w:ins>
      <w:r>
        <w:t xml:space="preserve">CFD code additionally evolves by </w:t>
      </w:r>
      <w:del w:id="429" w:author="." w:date="2011-07-06T08:51:00Z">
        <w:r w:rsidDel="00A1700E">
          <w:delText xml:space="preserve">the </w:delText>
        </w:r>
      </w:del>
      <w:r>
        <w:t xml:space="preserve">half of sampling interval after </w:t>
      </w:r>
      <w:del w:id="430" w:author="." w:date="2011-07-06T08:51:00Z">
        <w:r w:rsidDel="00A1700E">
          <w:delText>the code</w:delText>
        </w:r>
      </w:del>
      <w:ins w:id="431" w:author="." w:date="2011-07-06T08:51:00Z">
        <w:r w:rsidR="00A1700E">
          <w:t>it</w:t>
        </w:r>
      </w:ins>
      <w:r>
        <w:t xml:space="preserve"> approache</w:t>
      </w:r>
      <w:ins w:id="432" w:author="." w:date="2011-07-06T08:51:00Z">
        <w:r w:rsidR="00A1700E">
          <w:t>s</w:t>
        </w:r>
      </w:ins>
      <w:del w:id="433" w:author="." w:date="2011-07-06T08:51:00Z">
        <w:r w:rsidDel="00A1700E">
          <w:delText>d</w:delText>
        </w:r>
      </w:del>
      <w:r>
        <w:t xml:space="preserve"> </w:t>
      </w:r>
      <w:del w:id="434" w:author="." w:date="2011-07-06T08:51:00Z">
        <w:r w:rsidDel="00A1700E">
          <w:delText xml:space="preserve">to </w:delText>
        </w:r>
      </w:del>
      <w:r>
        <w:rPr>
          <w:i/>
        </w:rPr>
        <w:t>n</w:t>
      </w:r>
      <w:r w:rsidRPr="001F750D">
        <w:rPr>
          <w:i/>
        </w:rPr>
        <w:sym w:font="Symbol" w:char="F044"/>
      </w:r>
      <w:r w:rsidRPr="001F750D">
        <w:rPr>
          <w:i/>
        </w:rPr>
        <w:t>t</w:t>
      </w:r>
      <w:r>
        <w:t xml:space="preserve">. </w:t>
      </w:r>
      <w:ins w:id="435" w:author="." w:date="2011-07-06T08:51:00Z">
        <w:r w:rsidR="00A1700E">
          <w:t xml:space="preserve">The </w:t>
        </w:r>
      </w:ins>
      <w:r>
        <w:t xml:space="preserve">CFD code sends these predicted properties at </w:t>
      </w:r>
      <w:r>
        <w:rPr>
          <w:i/>
        </w:rPr>
        <w:t>(n+1/2)</w:t>
      </w:r>
      <w:r w:rsidRPr="001F750D">
        <w:rPr>
          <w:i/>
        </w:rPr>
        <w:sym w:font="Symbol" w:char="F044"/>
      </w:r>
      <w:r w:rsidRPr="001F750D">
        <w:rPr>
          <w:i/>
        </w:rPr>
        <w:t>t</w:t>
      </w:r>
      <w:r>
        <w:t xml:space="preserve"> to the MD site and receives averaged molecular properties around </w:t>
      </w:r>
      <w:r>
        <w:rPr>
          <w:i/>
        </w:rPr>
        <w:t>n</w:t>
      </w:r>
      <w:r w:rsidRPr="001F750D">
        <w:rPr>
          <w:i/>
        </w:rPr>
        <w:sym w:font="Symbol" w:char="F044"/>
      </w:r>
      <w:r w:rsidRPr="001F750D">
        <w:rPr>
          <w:i/>
        </w:rPr>
        <w:t>t</w:t>
      </w:r>
      <w:r>
        <w:t xml:space="preserve">. </w:t>
      </w:r>
      <w:ins w:id="436" w:author="." w:date="2011-07-06T08:52:00Z">
        <w:r w:rsidR="00A1700E">
          <w:t xml:space="preserve">The </w:t>
        </w:r>
      </w:ins>
      <w:r>
        <w:t xml:space="preserve">CFD code loads its previous flow profile at </w:t>
      </w:r>
      <w:r>
        <w:rPr>
          <w:i/>
        </w:rPr>
        <w:t>n</w:t>
      </w:r>
      <w:r w:rsidRPr="001F750D">
        <w:rPr>
          <w:i/>
        </w:rPr>
        <w:sym w:font="Symbol" w:char="F044"/>
      </w:r>
      <w:r w:rsidRPr="001F750D">
        <w:rPr>
          <w:i/>
        </w:rPr>
        <w:t>t</w:t>
      </w:r>
      <w:r>
        <w:t xml:space="preserve"> and runs the actual simulation to </w:t>
      </w:r>
      <w:ins w:id="437" w:author="." w:date="2011-07-06T08:52:00Z">
        <w:r w:rsidR="00A1700E">
          <w:t xml:space="preserve">the </w:t>
        </w:r>
      </w:ins>
      <w:r>
        <w:t xml:space="preserve">next communication point at </w:t>
      </w:r>
      <w:r>
        <w:rPr>
          <w:i/>
        </w:rPr>
        <w:t>(n+1)</w:t>
      </w:r>
      <w:r w:rsidRPr="001F750D">
        <w:rPr>
          <w:i/>
        </w:rPr>
        <w:sym w:font="Symbol" w:char="F044"/>
      </w:r>
      <w:r w:rsidRPr="001F750D">
        <w:rPr>
          <w:i/>
        </w:rPr>
        <w:t>t</w:t>
      </w:r>
      <w:r>
        <w:t xml:space="preserve">. </w:t>
      </w:r>
      <w:ins w:id="438" w:author="." w:date="2011-07-06T08:52:00Z">
        <w:r w:rsidR="00A1700E">
          <w:t xml:space="preserve">A </w:t>
        </w:r>
      </w:ins>
      <w:del w:id="439" w:author="." w:date="2011-07-06T08:52:00Z">
        <w:r w:rsidDel="00A1700E">
          <w:delText xml:space="preserve">Clear </w:delText>
        </w:r>
      </w:del>
      <w:ins w:id="440" w:author="." w:date="2011-07-06T08:52:00Z">
        <w:r w:rsidR="00A1700E">
          <w:t xml:space="preserve">clear </w:t>
        </w:r>
      </w:ins>
      <w:r>
        <w:t xml:space="preserve">benefit of </w:t>
      </w:r>
      <w:ins w:id="441" w:author="." w:date="2011-07-06T08:52:00Z">
        <w:r w:rsidR="00A1700E">
          <w:t xml:space="preserve">the </w:t>
        </w:r>
      </w:ins>
      <w:r>
        <w:t xml:space="preserve">current approach is that both solvers extrapolate their boundary conditions from current solutions (either exact </w:t>
      </w:r>
      <w:r>
        <w:lastRenderedPageBreak/>
        <w:t xml:space="preserve">solution or predicted values) instead of using previous history. This </w:t>
      </w:r>
      <w:commentRangeStart w:id="442"/>
      <w:ins w:id="443" w:author="." w:date="2011-07-06T08:53:00Z">
        <w:r w:rsidR="005D091B">
          <w:t>advantage</w:t>
        </w:r>
        <w:commentRangeEnd w:id="442"/>
        <w:r w:rsidR="005D091B">
          <w:rPr>
            <w:rStyle w:val="CommentReference"/>
          </w:rPr>
          <w:commentReference w:id="442"/>
        </w:r>
        <w:r w:rsidR="005D091B">
          <w:t xml:space="preserve"> </w:t>
        </w:r>
      </w:ins>
      <w:r>
        <w:t xml:space="preserve">eliminates the sensitivity of </w:t>
      </w:r>
      <w:ins w:id="444" w:author="." w:date="2011-07-06T08:53:00Z">
        <w:r w:rsidR="005D091B">
          <w:t xml:space="preserve">the </w:t>
        </w:r>
      </w:ins>
      <w:r>
        <w:t xml:space="preserve">extrapolated solution </w:t>
      </w:r>
      <w:del w:id="445" w:author="." w:date="2011-07-06T08:53:00Z">
        <w:r w:rsidDel="005D091B">
          <w:delText xml:space="preserve">according </w:delText>
        </w:r>
      </w:del>
      <w:r>
        <w:t xml:space="preserve">to the size of </w:t>
      </w:r>
      <w:ins w:id="446" w:author="." w:date="2011-07-06T08:53:00Z">
        <w:r w:rsidR="005D091B">
          <w:t xml:space="preserve">the </w:t>
        </w:r>
      </w:ins>
      <w:r>
        <w:t xml:space="preserve">sampling interval in </w:t>
      </w:r>
      <w:ins w:id="447" w:author="." w:date="2011-07-06T08:53:00Z">
        <w:r w:rsidR="005D091B">
          <w:t xml:space="preserve">the </w:t>
        </w:r>
      </w:ins>
      <w:r>
        <w:t xml:space="preserve">previous model, which enables </w:t>
      </w:r>
      <w:ins w:id="448" w:author="." w:date="2011-07-06T08:53:00Z">
        <w:r w:rsidR="005D091B">
          <w:t xml:space="preserve">the </w:t>
        </w:r>
      </w:ins>
      <w:del w:id="449" w:author="." w:date="2011-07-06T08:53:00Z">
        <w:r w:rsidDel="005D091B">
          <w:delText xml:space="preserve">increasing </w:delText>
        </w:r>
      </w:del>
      <w:ins w:id="450" w:author="." w:date="2011-07-06T08:53:00Z">
        <w:r w:rsidR="005D091B">
          <w:t xml:space="preserve">increase of </w:t>
        </w:r>
      </w:ins>
      <w:r>
        <w:t>the sampling interval.</w:t>
      </w:r>
    </w:p>
    <w:p w:rsidR="001F750D" w:rsidRDefault="001F750D" w:rsidP="001F750D">
      <w:pPr>
        <w:jc w:val="center"/>
      </w:pPr>
      <w:r>
        <w:rPr>
          <w:noProof/>
          <w:lang w:val="sv-SE" w:eastAsia="ko-KR"/>
        </w:rPr>
        <w:drawing>
          <wp:inline distT="0" distB="0" distL="0" distR="0">
            <wp:extent cx="4084413" cy="5715000"/>
            <wp:effectExtent l="25400" t="0" r="4987" b="0"/>
            <wp:docPr id="16" name="Picture 15" descr=":fig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3.tiff"/>
                    <pic:cNvPicPr>
                      <a:picLocks noChangeAspect="1" noChangeArrowheads="1"/>
                    </pic:cNvPicPr>
                  </pic:nvPicPr>
                  <pic:blipFill>
                    <a:blip r:embed="rId22" cstate="print"/>
                    <a:srcRect/>
                    <a:stretch>
                      <a:fillRect/>
                    </a:stretch>
                  </pic:blipFill>
                  <pic:spPr bwMode="auto">
                    <a:xfrm>
                      <a:off x="0" y="0"/>
                      <a:ext cx="4084518" cy="5715147"/>
                    </a:xfrm>
                    <a:prstGeom prst="rect">
                      <a:avLst/>
                    </a:prstGeom>
                    <a:noFill/>
                    <a:ln w="9525">
                      <a:noFill/>
                      <a:miter lim="800000"/>
                      <a:headEnd/>
                      <a:tailEnd/>
                    </a:ln>
                  </pic:spPr>
                </pic:pic>
              </a:graphicData>
            </a:graphic>
          </wp:inline>
        </w:drawing>
      </w:r>
    </w:p>
    <w:p w:rsidR="001F750D" w:rsidRDefault="001F750D" w:rsidP="001F750D">
      <w:commentRangeStart w:id="451"/>
      <w:r>
        <w:t>This</w:t>
      </w:r>
      <w:commentRangeEnd w:id="451"/>
      <w:r w:rsidR="00CE3E20">
        <w:rPr>
          <w:rStyle w:val="CommentReference"/>
        </w:rPr>
        <w:commentReference w:id="451"/>
      </w:r>
      <w:r>
        <w:t xml:space="preserve"> approach is further refined to increase the accuracy of the hybrid boundary condition by increasing </w:t>
      </w:r>
      <w:ins w:id="452" w:author="." w:date="2011-07-06T08:56:00Z">
        <w:r w:rsidR="00BB0D83">
          <w:t xml:space="preserve">the </w:t>
        </w:r>
      </w:ins>
      <w:r>
        <w:t>prediction time scale. In Fig. 3-(2), the prediction time scale is increased by one more sampling interval</w:t>
      </w:r>
      <w:ins w:id="453" w:author="." w:date="2011-07-06T08:56:00Z">
        <w:r w:rsidR="00BB0D83">
          <w:t>s</w:t>
        </w:r>
      </w:ins>
      <w:r>
        <w:t xml:space="preserve">. While </w:t>
      </w:r>
      <w:ins w:id="454" w:author="." w:date="2011-07-06T08:56:00Z">
        <w:r w:rsidR="00BB0D83">
          <w:t xml:space="preserve">the </w:t>
        </w:r>
      </w:ins>
      <w:r>
        <w:t xml:space="preserve">MD solver evolves for one sampling interval, </w:t>
      </w:r>
      <w:ins w:id="455" w:author="." w:date="2011-07-06T08:56:00Z">
        <w:r w:rsidR="00BB0D83">
          <w:t xml:space="preserve">the </w:t>
        </w:r>
      </w:ins>
      <w:r>
        <w:t xml:space="preserve">CFD code iterates to the next communication point of MD time </w:t>
      </w:r>
      <w:ins w:id="456" w:author="." w:date="2011-07-06T08:56:00Z">
        <w:r w:rsidR="00BB0D83">
          <w:t xml:space="preserve">and </w:t>
        </w:r>
      </w:ins>
      <w:r>
        <w:t xml:space="preserve">space. This enables </w:t>
      </w:r>
      <w:ins w:id="457" w:author="." w:date="2011-07-06T08:56:00Z">
        <w:r w:rsidR="00BB0D83">
          <w:t xml:space="preserve">the </w:t>
        </w:r>
        <w:commentRangeStart w:id="458"/>
        <w:r w:rsidR="00BB0D83">
          <w:t>interpolation</w:t>
        </w:r>
      </w:ins>
      <w:commentRangeEnd w:id="458"/>
      <w:ins w:id="459" w:author="." w:date="2011-07-06T08:57:00Z">
        <w:r w:rsidR="00BB0D83">
          <w:rPr>
            <w:rStyle w:val="CommentReference"/>
          </w:rPr>
          <w:commentReference w:id="458"/>
        </w:r>
      </w:ins>
      <w:ins w:id="460" w:author="." w:date="2011-07-06T08:56:00Z">
        <w:r w:rsidR="00BB0D83">
          <w:t xml:space="preserve"> of the </w:t>
        </w:r>
      </w:ins>
      <w:r>
        <w:t xml:space="preserve">MD boundary condition </w:t>
      </w:r>
      <w:del w:id="461" w:author="." w:date="2011-07-06T08:57:00Z">
        <w:r w:rsidDel="00BB0D83">
          <w:delText xml:space="preserve">being interpolated </w:delText>
        </w:r>
      </w:del>
      <w:r>
        <w:t xml:space="preserve">by </w:t>
      </w:r>
      <w:ins w:id="462" w:author="." w:date="2011-07-06T08:57:00Z">
        <w:r w:rsidR="00BB0D83">
          <w:t xml:space="preserve">the </w:t>
        </w:r>
      </w:ins>
      <w:r>
        <w:t xml:space="preserve">predicted CFD profiles. Figure 3-(3) demonstrates the imposition of interpolated boundary conditions on both domains. In this formulation, CFD time </w:t>
      </w:r>
      <w:ins w:id="463" w:author="." w:date="2011-07-06T08:58:00Z">
        <w:r w:rsidR="00916CB5">
          <w:t xml:space="preserve">and </w:t>
        </w:r>
      </w:ins>
      <w:r>
        <w:t xml:space="preserve">space is shifted backward by one sampling interval and </w:t>
      </w:r>
      <w:ins w:id="464" w:author="." w:date="2011-07-06T08:58:00Z">
        <w:r w:rsidR="00916CB5">
          <w:t xml:space="preserve">the </w:t>
        </w:r>
      </w:ins>
      <w:r>
        <w:t xml:space="preserve">prediction step is scheduled </w:t>
      </w:r>
      <w:del w:id="465" w:author="." w:date="2011-07-06T08:58:00Z">
        <w:r w:rsidDel="00916CB5">
          <w:delText>to be</w:delText>
        </w:r>
      </w:del>
      <w:ins w:id="466" w:author="." w:date="2011-07-06T08:58:00Z">
        <w:r w:rsidR="00916CB5">
          <w:t>as</w:t>
        </w:r>
      </w:ins>
      <w:r>
        <w:t xml:space="preserve"> </w:t>
      </w:r>
      <w:r>
        <w:rPr>
          <w:i/>
        </w:rPr>
        <w:t>(5/2)</w:t>
      </w:r>
      <w:r w:rsidRPr="001F750D">
        <w:rPr>
          <w:i/>
        </w:rPr>
        <w:sym w:font="Symbol" w:char="F044"/>
      </w:r>
      <w:r w:rsidRPr="001F750D">
        <w:rPr>
          <w:i/>
        </w:rPr>
        <w:t>t</w:t>
      </w:r>
      <w:r>
        <w:t>.</w:t>
      </w:r>
    </w:p>
    <w:p w:rsidR="001F750D" w:rsidRDefault="00916CB5" w:rsidP="001F750D">
      <w:ins w:id="467" w:author="." w:date="2011-07-06T08:58:00Z">
        <w:r>
          <w:lastRenderedPageBreak/>
          <w:t>The c</w:t>
        </w:r>
      </w:ins>
      <w:del w:id="468" w:author="." w:date="2011-07-06T08:58:00Z">
        <w:r w:rsidR="001F750D" w:rsidRPr="001F750D" w:rsidDel="00916CB5">
          <w:delText>C</w:delText>
        </w:r>
      </w:del>
      <w:r w:rsidR="001F750D" w:rsidRPr="001F750D">
        <w:t xml:space="preserve">urrent numerical approach provides </w:t>
      </w:r>
      <w:ins w:id="469" w:author="." w:date="2011-07-06T08:58:00Z">
        <w:r>
          <w:t xml:space="preserve">a </w:t>
        </w:r>
      </w:ins>
      <w:r w:rsidR="001F750D" w:rsidRPr="001F750D">
        <w:t xml:space="preserve">more accurate time-variant solution by decreasing or eliminating the unfavorable overshoot/undershoot phenomena in extrapolations. </w:t>
      </w:r>
      <w:del w:id="470" w:author="." w:date="2011-07-06T08:59:00Z">
        <w:r w:rsidR="001F750D" w:rsidRPr="001F750D" w:rsidDel="002C5F01">
          <w:delText>Meanwhile</w:delText>
        </w:r>
      </w:del>
      <w:ins w:id="471" w:author="." w:date="2011-07-06T08:59:00Z">
        <w:r w:rsidR="002C5F01">
          <w:t>Nevertheless</w:t>
        </w:r>
      </w:ins>
      <w:r w:rsidR="001F750D" w:rsidRPr="001F750D">
        <w:t xml:space="preserve">, </w:t>
      </w:r>
      <w:ins w:id="472" w:author="." w:date="2011-07-06T08:58:00Z">
        <w:r w:rsidR="002C5F01">
          <w:t xml:space="preserve">an </w:t>
        </w:r>
      </w:ins>
      <w:r w:rsidR="001F750D" w:rsidRPr="001F750D">
        <w:t xml:space="preserve">additional computational cost is inevitable for CFD simulation. We propose </w:t>
      </w:r>
      <w:ins w:id="473" w:author="." w:date="2011-07-06T08:59:00Z">
        <w:r w:rsidR="002C5F01">
          <w:t xml:space="preserve">that </w:t>
        </w:r>
      </w:ins>
      <w:r w:rsidR="001F750D" w:rsidRPr="001F750D">
        <w:t xml:space="preserve">the current approach </w:t>
      </w:r>
      <w:del w:id="474" w:author="." w:date="2011-07-06T08:59:00Z">
        <w:r w:rsidR="001F750D" w:rsidRPr="001F750D" w:rsidDel="002C5F01">
          <w:delText>to be</w:delText>
        </w:r>
      </w:del>
      <w:ins w:id="475" w:author="." w:date="2011-07-06T08:59:00Z">
        <w:r w:rsidR="002C5F01">
          <w:t>is</w:t>
        </w:r>
      </w:ins>
      <w:r w:rsidR="001F750D" w:rsidRPr="001F750D">
        <w:t xml:space="preserve"> used in </w:t>
      </w:r>
      <w:ins w:id="476" w:author="." w:date="2011-07-06T08:59:00Z">
        <w:r w:rsidR="002C5F01">
          <w:t xml:space="preserve">the </w:t>
        </w:r>
      </w:ins>
      <w:r w:rsidR="001F750D" w:rsidRPr="001F750D">
        <w:t xml:space="preserve">following conditions: (i) computational cost on CFD is quite smaller than that of MD, and (ii) the driving force </w:t>
      </w:r>
      <w:del w:id="477" w:author="." w:date="2011-07-06T08:59:00Z">
        <w:r w:rsidR="001F750D" w:rsidRPr="001F750D" w:rsidDel="002C5F01">
          <w:delText xml:space="preserve">which </w:delText>
        </w:r>
      </w:del>
      <w:ins w:id="478" w:author="." w:date="2011-07-06T08:59:00Z">
        <w:r w:rsidR="002C5F01">
          <w:t>that</w:t>
        </w:r>
        <w:r w:rsidR="002C5F01" w:rsidRPr="001F750D">
          <w:t xml:space="preserve"> </w:t>
        </w:r>
      </w:ins>
      <w:r w:rsidR="001F750D" w:rsidRPr="001F750D">
        <w:t xml:space="preserve">causes the flow variation is provided from the CFD domain. Without condition (i), </w:t>
      </w:r>
      <w:ins w:id="479" w:author="." w:date="2011-07-06T09:00:00Z">
        <w:r w:rsidR="00016DFA">
          <w:t xml:space="preserve">the </w:t>
        </w:r>
      </w:ins>
      <w:r w:rsidR="001F750D" w:rsidRPr="001F750D">
        <w:t xml:space="preserve">additional computational overhead for </w:t>
      </w:r>
      <w:ins w:id="480" w:author="." w:date="2011-07-06T09:00:00Z">
        <w:r w:rsidR="00016DFA">
          <w:t xml:space="preserve">the </w:t>
        </w:r>
      </w:ins>
      <w:r w:rsidR="001F750D" w:rsidRPr="001F750D">
        <w:t xml:space="preserve">prediction process will harm </w:t>
      </w:r>
      <w:ins w:id="481" w:author="." w:date="2011-07-06T09:00:00Z">
        <w:r w:rsidR="00016DFA">
          <w:t xml:space="preserve">the </w:t>
        </w:r>
      </w:ins>
      <w:del w:id="482" w:author="." w:date="2011-07-06T09:00:00Z">
        <w:r w:rsidR="001F750D" w:rsidRPr="001F750D" w:rsidDel="00016DFA">
          <w:delText xml:space="preserve">the simulation </w:delText>
        </w:r>
      </w:del>
      <w:r w:rsidR="001F750D" w:rsidRPr="001F750D">
        <w:t>performance</w:t>
      </w:r>
      <w:ins w:id="483" w:author="." w:date="2011-07-06T09:00:00Z">
        <w:r w:rsidR="00016DFA">
          <w:t xml:space="preserve"> of the simulation</w:t>
        </w:r>
      </w:ins>
      <w:r w:rsidR="001F750D" w:rsidRPr="001F750D">
        <w:t>. If (ii) is not satisfied, the pattern of flow evolution cannot be predicted and the accuracy of the predicted solution is not guaranteed.</w:t>
      </w:r>
    </w:p>
    <w:p w:rsidR="001F750D" w:rsidRDefault="001F750D" w:rsidP="00A14B59"/>
    <w:p w:rsidR="001F750D" w:rsidRPr="00890002" w:rsidRDefault="001F750D" w:rsidP="001F750D">
      <w:pPr>
        <w:pStyle w:val="ListParagraph"/>
        <w:numPr>
          <w:ilvl w:val="0"/>
          <w:numId w:val="13"/>
        </w:numPr>
        <w:rPr>
          <w:b/>
        </w:rPr>
      </w:pPr>
      <w:r w:rsidRPr="00890002">
        <w:rPr>
          <w:b/>
        </w:rPr>
        <w:t>Coupled Concurrent Multi-Scale (Continuum-Molecular) Simulation Framework</w:t>
      </w:r>
    </w:p>
    <w:p w:rsidR="001F750D" w:rsidRDefault="001F750D" w:rsidP="001F750D">
      <w:r w:rsidRPr="001F750D">
        <w:t xml:space="preserve">Two important issues </w:t>
      </w:r>
      <w:del w:id="484" w:author="." w:date="2011-07-06T09:00:00Z">
        <w:r w:rsidRPr="001F750D" w:rsidDel="00016DFA">
          <w:delText xml:space="preserve">on </w:delText>
        </w:r>
      </w:del>
      <w:ins w:id="485" w:author="." w:date="2011-07-06T09:00:00Z">
        <w:r w:rsidR="00016DFA">
          <w:t>regarding</w:t>
        </w:r>
        <w:r w:rsidR="00016DFA" w:rsidRPr="001F750D">
          <w:t xml:space="preserve"> </w:t>
        </w:r>
      </w:ins>
      <w:r w:rsidRPr="001F750D">
        <w:t xml:space="preserve">the performance of hybrid simulations are co-scheduling and </w:t>
      </w:r>
      <w:del w:id="486" w:author="." w:date="2011-07-06T11:27:00Z">
        <w:r w:rsidRPr="001F750D" w:rsidDel="00DE0D31">
          <w:delText>load-balancing</w:delText>
        </w:r>
      </w:del>
      <w:ins w:id="487" w:author="." w:date="2011-07-06T11:27:00Z">
        <w:r w:rsidR="00DE0D31" w:rsidRPr="001F750D">
          <w:t>load balancing</w:t>
        </w:r>
      </w:ins>
      <w:r w:rsidRPr="001F750D">
        <w:t xml:space="preserve">. Both can be resolved by adopting </w:t>
      </w:r>
      <w:del w:id="488" w:author="." w:date="2011-07-06T09:03:00Z">
        <w:r w:rsidRPr="001F750D" w:rsidDel="00A9615A">
          <w:delText xml:space="preserve">a </w:delText>
        </w:r>
      </w:del>
      <w:ins w:id="489" w:author="." w:date="2011-07-06T09:03:00Z">
        <w:r w:rsidR="00A9615A">
          <w:t>the</w:t>
        </w:r>
        <w:r w:rsidR="00A9615A" w:rsidRPr="001F750D">
          <w:t xml:space="preserve"> </w:t>
        </w:r>
      </w:ins>
      <w:r w:rsidRPr="001F750D">
        <w:t xml:space="preserve">Pilot-job concept. We explain the design of a multi-physics simulation framework </w:t>
      </w:r>
      <w:del w:id="490" w:author="." w:date="2011-07-06T09:03:00Z">
        <w:r w:rsidRPr="001F750D" w:rsidDel="00A9615A">
          <w:delText xml:space="preserve">which </w:delText>
        </w:r>
      </w:del>
      <w:ins w:id="491" w:author="." w:date="2011-07-06T09:03:00Z">
        <w:r w:rsidR="00A9615A">
          <w:t>that</w:t>
        </w:r>
        <w:r w:rsidR="00A9615A" w:rsidRPr="001F750D">
          <w:t xml:space="preserve"> </w:t>
        </w:r>
      </w:ins>
      <w:r w:rsidRPr="001F750D">
        <w:t>operates in the form of a single Pilot-job and contains a load-balancing function between distinct tasks.</w:t>
      </w:r>
    </w:p>
    <w:p w:rsidR="001F750D" w:rsidRPr="001F750D" w:rsidRDefault="001F750D" w:rsidP="001F750D">
      <w:pPr>
        <w:ind w:left="360"/>
        <w:rPr>
          <w:i/>
        </w:rPr>
      </w:pPr>
      <w:r w:rsidRPr="001F750D">
        <w:rPr>
          <w:i/>
        </w:rPr>
        <w:t>3.1. SAGA and SAGA-based Frameworks - An Efficient Runtime Environment for Coupled Multi-component Computations</w:t>
      </w:r>
    </w:p>
    <w:p w:rsidR="001F750D" w:rsidRDefault="001F750D" w:rsidP="001F750D">
      <w:r w:rsidRPr="001F750D">
        <w:t xml:space="preserve">The </w:t>
      </w:r>
      <w:del w:id="492" w:author="." w:date="2011-07-06T09:04:00Z">
        <w:r w:rsidRPr="001F750D" w:rsidDel="00C42BEB">
          <w:delText xml:space="preserve">Simple </w:delText>
        </w:r>
      </w:del>
      <w:ins w:id="493" w:author="." w:date="2011-07-06T09:04:00Z">
        <w:r w:rsidR="00C42BEB">
          <w:t>s</w:t>
        </w:r>
        <w:r w:rsidR="00C42BEB" w:rsidRPr="001F750D">
          <w:t xml:space="preserve">imple </w:t>
        </w:r>
      </w:ins>
      <w:r w:rsidRPr="001F750D">
        <w:t xml:space="preserve">API for </w:t>
      </w:r>
      <w:del w:id="494" w:author="." w:date="2011-07-06T09:04:00Z">
        <w:r w:rsidRPr="001F750D" w:rsidDel="00C42BEB">
          <w:delText xml:space="preserve">Grid </w:delText>
        </w:r>
      </w:del>
      <w:ins w:id="495" w:author="." w:date="2011-07-06T09:04:00Z">
        <w:r w:rsidR="00C42BEB">
          <w:t>g</w:t>
        </w:r>
        <w:r w:rsidR="00C42BEB" w:rsidRPr="001F750D">
          <w:t xml:space="preserve">rid </w:t>
        </w:r>
      </w:ins>
      <w:del w:id="496" w:author="." w:date="2011-07-06T09:04:00Z">
        <w:r w:rsidRPr="001F750D" w:rsidDel="00C42BEB">
          <w:delText xml:space="preserve">Applications </w:delText>
        </w:r>
      </w:del>
      <w:ins w:id="497" w:author="." w:date="2011-07-06T09:04:00Z">
        <w:r w:rsidR="00C42BEB">
          <w:t>a</w:t>
        </w:r>
        <w:r w:rsidR="00C42BEB" w:rsidRPr="001F750D">
          <w:t xml:space="preserve">pplications </w:t>
        </w:r>
      </w:ins>
      <w:r w:rsidRPr="001F750D">
        <w:t xml:space="preserve">(SAGA) is an </w:t>
      </w:r>
      <w:commentRangeStart w:id="498"/>
      <w:r w:rsidRPr="001F750D">
        <w:t>API</w:t>
      </w:r>
      <w:commentRangeEnd w:id="498"/>
      <w:r w:rsidR="002A1AE0">
        <w:rPr>
          <w:rStyle w:val="CommentReference"/>
        </w:rPr>
        <w:commentReference w:id="498"/>
      </w:r>
      <w:r w:rsidRPr="001F750D">
        <w:t xml:space="preserve"> standardization effort within the </w:t>
      </w:r>
      <w:del w:id="499" w:author="." w:date="2011-07-06T09:04:00Z">
        <w:r w:rsidRPr="001F750D" w:rsidDel="002A1AE0">
          <w:delText>Open</w:delText>
        </w:r>
        <w:r w:rsidDel="002A1AE0">
          <w:delText xml:space="preserve"> </w:delText>
        </w:r>
      </w:del>
      <w:ins w:id="500" w:author="." w:date="2011-07-06T09:04:00Z">
        <w:r w:rsidR="002A1AE0">
          <w:t>o</w:t>
        </w:r>
        <w:r w:rsidR="002A1AE0" w:rsidRPr="001F750D">
          <w:t>pen</w:t>
        </w:r>
        <w:r w:rsidR="002A1AE0">
          <w:t xml:space="preserve"> </w:t>
        </w:r>
      </w:ins>
      <w:del w:id="501" w:author="." w:date="2011-07-06T09:04:00Z">
        <w:r w:rsidDel="002A1AE0">
          <w:delText xml:space="preserve">Grid </w:delText>
        </w:r>
      </w:del>
      <w:ins w:id="502" w:author="." w:date="2011-07-06T09:04:00Z">
        <w:r w:rsidR="002A1AE0">
          <w:t xml:space="preserve">grid </w:t>
        </w:r>
      </w:ins>
      <w:del w:id="503" w:author="." w:date="2011-07-06T09:04:00Z">
        <w:r w:rsidDel="002A1AE0">
          <w:delText xml:space="preserve">Forum </w:delText>
        </w:r>
      </w:del>
      <w:ins w:id="504" w:author="." w:date="2011-07-06T09:04:00Z">
        <w:r w:rsidR="002A1AE0">
          <w:t xml:space="preserve">forum </w:t>
        </w:r>
      </w:ins>
      <w:r>
        <w:t>(OGF) [31]</w:t>
      </w:r>
      <w:r w:rsidRPr="001F750D">
        <w:t xml:space="preserve">, an international standards development body concerned primarily with standards for distributed computing. SAGA provides a simple, POSIX-style API to the most common </w:t>
      </w:r>
      <w:ins w:id="505" w:author="." w:date="2011-07-06T09:05:00Z">
        <w:r w:rsidR="00C17405">
          <w:t>g</w:t>
        </w:r>
      </w:ins>
      <w:del w:id="506" w:author="." w:date="2011-07-06T09:05:00Z">
        <w:r w:rsidRPr="001F750D" w:rsidDel="00C17405">
          <w:delText>G</w:delText>
        </w:r>
      </w:del>
      <w:r w:rsidRPr="001F750D">
        <w:t xml:space="preserve">rid functions at a sufficiently high-level of abstraction </w:t>
      </w:r>
      <w:del w:id="507" w:author="." w:date="2011-07-06T09:05:00Z">
        <w:r w:rsidRPr="001F750D" w:rsidDel="00C17405">
          <w:delText>so as</w:delText>
        </w:r>
      </w:del>
      <w:ins w:id="508" w:author="." w:date="2011-07-06T09:05:00Z">
        <w:r w:rsidR="00C17405">
          <w:t>in order</w:t>
        </w:r>
      </w:ins>
      <w:r w:rsidRPr="001F750D">
        <w:t xml:space="preserve"> to be independent of </w:t>
      </w:r>
      <w:del w:id="509" w:author="." w:date="2011-07-06T09:05:00Z">
        <w:r w:rsidRPr="001F750D" w:rsidDel="00C17405">
          <w:delText xml:space="preserve">the </w:delText>
        </w:r>
      </w:del>
      <w:r w:rsidRPr="001F750D">
        <w:t xml:space="preserve">diverse and dynamic </w:t>
      </w:r>
      <w:del w:id="510" w:author="." w:date="2011-07-06T09:05:00Z">
        <w:r w:rsidRPr="001F750D" w:rsidDel="00C17405">
          <w:delText xml:space="preserve">Grid </w:delText>
        </w:r>
      </w:del>
      <w:ins w:id="511" w:author="." w:date="2011-07-06T09:05:00Z">
        <w:r w:rsidR="00C17405">
          <w:t>g</w:t>
        </w:r>
        <w:r w:rsidR="00C17405" w:rsidRPr="001F750D">
          <w:t xml:space="preserve">rid </w:t>
        </w:r>
      </w:ins>
      <w:r w:rsidRPr="001F750D">
        <w:t xml:space="preserve">environments. The SAGA specification defines interfaces for the most common </w:t>
      </w:r>
      <w:del w:id="512" w:author="." w:date="2011-07-06T09:05:00Z">
        <w:r w:rsidRPr="001F750D" w:rsidDel="00C17405">
          <w:delText>Grid</w:delText>
        </w:r>
      </w:del>
      <w:ins w:id="513" w:author="." w:date="2011-07-06T09:05:00Z">
        <w:r w:rsidR="00C17405">
          <w:t>g</w:t>
        </w:r>
        <w:r w:rsidR="00C17405" w:rsidRPr="001F750D">
          <w:t>rid</w:t>
        </w:r>
      </w:ins>
      <w:r w:rsidRPr="001F750D">
        <w:t>-programming functions grouped as a set of functiona</w:t>
      </w:r>
      <w:r>
        <w:t>l packages (Fig. 4</w:t>
      </w:r>
      <w:r w:rsidRPr="001F750D">
        <w:t>). Some key packages are</w:t>
      </w:r>
      <w:ins w:id="514" w:author="." w:date="2011-07-06T09:05:00Z">
        <w:r w:rsidR="00C17405">
          <w:t xml:space="preserve"> the following</w:t>
        </w:r>
      </w:ins>
      <w:r w:rsidRPr="001F750D">
        <w:t>:</w:t>
      </w:r>
    </w:p>
    <w:p w:rsidR="00D96271" w:rsidRDefault="00D96271" w:rsidP="001F750D"/>
    <w:p w:rsidR="001F750D" w:rsidRDefault="001F750D" w:rsidP="001F750D">
      <w:pPr>
        <w:pStyle w:val="ListParagraph"/>
        <w:ind w:left="500"/>
      </w:pPr>
      <w:r>
        <w:t>- File package</w:t>
      </w:r>
      <w:ins w:id="515" w:author="." w:date="2011-07-06T09:06:00Z">
        <w:r w:rsidR="001F7DA9">
          <w:rPr>
            <w:rFonts w:cs="Times New Roman"/>
          </w:rPr>
          <w:t>—</w:t>
        </w:r>
      </w:ins>
      <w:del w:id="516" w:author="." w:date="2011-07-06T09:06:00Z">
        <w:r w:rsidDel="001F7DA9">
          <w:delText xml:space="preserve"> - </w:delText>
        </w:r>
      </w:del>
      <w:r>
        <w:t xml:space="preserve">provides methods for accessing local and remote </w:t>
      </w:r>
      <w:r w:rsidR="00290A51">
        <w:t>file systems</w:t>
      </w:r>
      <w:r>
        <w:t>, browsing directories, moving, copying, and deleting files, setting access permissions, as well as zero-copy reading and writing</w:t>
      </w:r>
      <w:ins w:id="517" w:author="." w:date="2011-07-06T09:06:00Z">
        <w:r w:rsidR="001F7DA9">
          <w:t>.</w:t>
        </w:r>
      </w:ins>
    </w:p>
    <w:p w:rsidR="001F750D" w:rsidRDefault="001F750D" w:rsidP="001F750D">
      <w:pPr>
        <w:pStyle w:val="ListParagraph"/>
        <w:ind w:left="500"/>
      </w:pPr>
    </w:p>
    <w:p w:rsidR="001F750D" w:rsidRDefault="001F750D" w:rsidP="001F750D">
      <w:pPr>
        <w:pStyle w:val="ListParagraph"/>
        <w:ind w:left="500"/>
      </w:pPr>
      <w:r>
        <w:t>- Job package</w:t>
      </w:r>
      <w:ins w:id="518" w:author="." w:date="2011-07-06T09:07:00Z">
        <w:r w:rsidR="001F7DA9">
          <w:rPr>
            <w:rFonts w:cs="Times New Roman"/>
          </w:rPr>
          <w:t>—</w:t>
        </w:r>
      </w:ins>
      <w:del w:id="519" w:author="." w:date="2011-07-06T09:07:00Z">
        <w:r w:rsidDel="001F7DA9">
          <w:delText xml:space="preserve"> - </w:delText>
        </w:r>
      </w:del>
      <w:r>
        <w:t>provides methods for describing, submitting, monitoring, and controlling local and remote jobs. Many parts of this package were derived from the largely adopted DRMAA</w:t>
      </w:r>
      <w:ins w:id="520" w:author="." w:date="2011-07-06T09:06:00Z">
        <w:r w:rsidR="001F7DA9">
          <w:t>.</w:t>
        </w:r>
      </w:ins>
    </w:p>
    <w:p w:rsidR="001F750D" w:rsidRDefault="001F750D" w:rsidP="001F750D">
      <w:pPr>
        <w:pStyle w:val="ListParagraph"/>
        <w:ind w:left="500"/>
      </w:pPr>
    </w:p>
    <w:p w:rsidR="001F750D" w:rsidRDefault="001F750D" w:rsidP="001F750D">
      <w:pPr>
        <w:pStyle w:val="ListParagraph"/>
        <w:ind w:left="500"/>
      </w:pPr>
      <w:r>
        <w:t>- Stream package</w:t>
      </w:r>
      <w:ins w:id="521" w:author="." w:date="2011-07-06T09:07:00Z">
        <w:r w:rsidR="001F7DA9">
          <w:rPr>
            <w:rFonts w:cs="Times New Roman"/>
          </w:rPr>
          <w:t>—</w:t>
        </w:r>
      </w:ins>
      <w:del w:id="522" w:author="." w:date="2011-07-06T09:07:00Z">
        <w:r w:rsidDel="001F7DA9">
          <w:delText xml:space="preserve"> - </w:delText>
        </w:r>
      </w:del>
      <w:r>
        <w:t>provides methods for authenticated local and remote socket connections with hooks to support authorization and encryption schemes.</w:t>
      </w:r>
    </w:p>
    <w:p w:rsidR="001F750D" w:rsidRDefault="001F750D" w:rsidP="001F750D">
      <w:pPr>
        <w:pStyle w:val="ListParagraph"/>
        <w:ind w:left="500"/>
      </w:pPr>
    </w:p>
    <w:p w:rsidR="001F750D" w:rsidRDefault="001F750D" w:rsidP="001F750D">
      <w:pPr>
        <w:pStyle w:val="ListParagraph"/>
        <w:numPr>
          <w:ilvl w:val="0"/>
          <w:numId w:val="14"/>
        </w:numPr>
      </w:pPr>
      <w:r>
        <w:t xml:space="preserve">Other </w:t>
      </w:r>
      <w:ins w:id="523" w:author="." w:date="2011-07-06T09:07:00Z">
        <w:r w:rsidR="00BE5725">
          <w:t>p</w:t>
        </w:r>
      </w:ins>
      <w:del w:id="524" w:author="." w:date="2011-07-06T09:07:00Z">
        <w:r w:rsidDel="00BE5725">
          <w:delText>P</w:delText>
        </w:r>
      </w:del>
      <w:r>
        <w:t>ackages</w:t>
      </w:r>
      <w:ins w:id="525" w:author="." w:date="2011-07-06T09:07:00Z">
        <w:r w:rsidR="00BE5725">
          <w:rPr>
            <w:rFonts w:cs="Times New Roman"/>
          </w:rPr>
          <w:t>—</w:t>
        </w:r>
      </w:ins>
      <w:del w:id="526" w:author="." w:date="2011-07-06T09:07:00Z">
        <w:r w:rsidDel="00BE5725">
          <w:delText xml:space="preserve">, </w:delText>
        </w:r>
      </w:del>
      <w:r>
        <w:t xml:space="preserve">such as the RPC (remote procedure call) and </w:t>
      </w:r>
      <w:del w:id="527" w:author="." w:date="2011-07-06T09:07:00Z">
        <w:r w:rsidDel="00BE5725">
          <w:delText xml:space="preserve">Replica </w:delText>
        </w:r>
      </w:del>
      <w:ins w:id="528" w:author="." w:date="2011-07-06T09:07:00Z">
        <w:r w:rsidR="00BE5725">
          <w:t xml:space="preserve">replica </w:t>
        </w:r>
      </w:ins>
      <w:r>
        <w:t>package</w:t>
      </w:r>
      <w:ins w:id="529" w:author="." w:date="2011-07-06T09:07:00Z">
        <w:r w:rsidR="00BE5725">
          <w:t>.</w:t>
        </w:r>
      </w:ins>
    </w:p>
    <w:p w:rsidR="001F750D" w:rsidRDefault="001F750D" w:rsidP="001F750D">
      <w:del w:id="530" w:author="." w:date="2011-07-06T09:09:00Z">
        <w:r w:rsidDel="001364DD">
          <w:delText xml:space="preserve">The </w:delText>
        </w:r>
      </w:del>
      <w:r>
        <w:t>BigJob [32] is a SAGA-based Pilot-</w:t>
      </w:r>
      <w:ins w:id="531" w:author="." w:date="2011-07-06T09:07:00Z">
        <w:r w:rsidR="00BE5725">
          <w:t>J</w:t>
        </w:r>
      </w:ins>
      <w:del w:id="532" w:author="." w:date="2011-07-06T09:07:00Z">
        <w:r w:rsidDel="00BE5725">
          <w:delText>J</w:delText>
        </w:r>
      </w:del>
      <w:r>
        <w:t>ob</w:t>
      </w:r>
      <w:ins w:id="533" w:author="." w:date="2011-07-06T09:08:00Z">
        <w:r w:rsidR="001364DD">
          <w:t xml:space="preserve"> application</w:t>
        </w:r>
      </w:ins>
      <w:r>
        <w:t xml:space="preserve">, </w:t>
      </w:r>
      <w:del w:id="534" w:author="." w:date="2011-07-06T09:08:00Z">
        <w:r w:rsidDel="001364DD">
          <w:delText xml:space="preserve">where </w:delText>
        </w:r>
      </w:del>
      <w:ins w:id="535" w:author="." w:date="2011-07-06T09:08:00Z">
        <w:r w:rsidR="001364DD">
          <w:t xml:space="preserve">by which </w:t>
        </w:r>
      </w:ins>
      <w:r>
        <w:t xml:space="preserve">a number of sub-tasks can run in a pre-defined schedule with the specified number of processors whether or not they are coupled. </w:t>
      </w:r>
      <w:r w:rsidR="00DE0D31">
        <w:t xml:space="preserve">We </w:t>
      </w:r>
      <w:commentRangeStart w:id="536"/>
      <w:del w:id="537" w:author="." w:date="2011-07-06T09:08:00Z">
        <w:r w:rsidR="00DE0D31" w:rsidDel="001364DD">
          <w:delText>basically</w:delText>
        </w:r>
      </w:del>
      <w:commentRangeEnd w:id="536"/>
      <w:r w:rsidR="00DE0D31">
        <w:rPr>
          <w:rStyle w:val="CommentReference"/>
        </w:rPr>
        <w:commentReference w:id="536"/>
      </w:r>
      <w:del w:id="538" w:author="." w:date="2011-07-06T09:08:00Z">
        <w:r w:rsidR="00DE0D31" w:rsidDel="001364DD">
          <w:delText xml:space="preserve"> </w:delText>
        </w:r>
      </w:del>
      <w:r w:rsidR="00DE0D31">
        <w:t>devise</w:t>
      </w:r>
      <w:ins w:id="539" w:author="." w:date="2011-07-06T09:08:00Z">
        <w:r w:rsidR="00DE0D31">
          <w:t>d</w:t>
        </w:r>
      </w:ins>
      <w:r w:rsidR="00DE0D31">
        <w:t xml:space="preserve"> this solution to overcome the concurrent scheduling requirement of coupled CFD and MD jobs and to </w:t>
      </w:r>
      <w:del w:id="540" w:author="." w:date="2011-07-06T11:27:00Z">
        <w:r w:rsidR="00DE0D31" w:rsidDel="00E865D3">
          <w:delText xml:space="preserve">dynamically </w:delText>
        </w:r>
      </w:del>
      <w:r w:rsidR="00DE0D31">
        <w:t xml:space="preserve">allocate resources for </w:t>
      </w:r>
      <w:ins w:id="541" w:author="." w:date="2011-07-06T11:27:00Z">
        <w:r w:rsidR="00DE0D31">
          <w:t xml:space="preserve">the </w:t>
        </w:r>
      </w:ins>
      <w:del w:id="542" w:author="." w:date="2011-07-06T11:27:00Z">
        <w:r w:rsidR="00DE0D31" w:rsidDel="00DE0D31">
          <w:delText>load-balancing</w:delText>
        </w:r>
      </w:del>
      <w:ins w:id="543" w:author="." w:date="2011-07-06T11:27:00Z">
        <w:r w:rsidR="00DE0D31">
          <w:t>load balancing</w:t>
        </w:r>
      </w:ins>
      <w:r w:rsidR="00DE0D31">
        <w:t xml:space="preserve"> of these codes. </w:t>
      </w:r>
      <w:r>
        <w:t xml:space="preserve">The advantage of </w:t>
      </w:r>
      <w:ins w:id="544" w:author="." w:date="2011-07-06T09:09:00Z">
        <w:r w:rsidR="001364DD">
          <w:t xml:space="preserve">the </w:t>
        </w:r>
      </w:ins>
      <w:del w:id="545" w:author="." w:date="2011-07-06T09:09:00Z">
        <w:r w:rsidDel="001364DD">
          <w:delText xml:space="preserve">a </w:delText>
        </w:r>
      </w:del>
      <w:r>
        <w:t xml:space="preserve">BigJob </w:t>
      </w:r>
      <w:ins w:id="546" w:author="." w:date="2011-07-06T11:27:00Z">
        <w:r w:rsidR="00DE0D31">
          <w:t>application</w:t>
        </w:r>
      </w:ins>
      <w:ins w:id="547" w:author="." w:date="2011-07-06T09:09:00Z">
        <w:r w:rsidR="001364DD">
          <w:t xml:space="preserve"> </w:t>
        </w:r>
      </w:ins>
      <w:r>
        <w:t xml:space="preserve">over other Pilot-Job implementations is that </w:t>
      </w:r>
      <w:del w:id="548" w:author="." w:date="2011-07-06T09:09:00Z">
        <w:r w:rsidDel="001364DD">
          <w:delText xml:space="preserve">this </w:delText>
        </w:r>
      </w:del>
      <w:ins w:id="549" w:author="." w:date="2011-07-06T09:09:00Z">
        <w:r w:rsidR="001364DD">
          <w:t xml:space="preserve">it </w:t>
        </w:r>
      </w:ins>
      <w:r>
        <w:t>is infrastructure-neutral, thanks to various adaptors in SAGA.</w:t>
      </w:r>
    </w:p>
    <w:p w:rsidR="001F750D" w:rsidRDefault="001F750D" w:rsidP="001F750D">
      <w:pPr>
        <w:jc w:val="center"/>
      </w:pPr>
      <w:r>
        <w:rPr>
          <w:noProof/>
          <w:lang w:val="sv-SE" w:eastAsia="ko-KR"/>
        </w:rPr>
        <w:lastRenderedPageBreak/>
        <w:drawing>
          <wp:inline distT="0" distB="0" distL="0" distR="0">
            <wp:extent cx="5283200" cy="3657600"/>
            <wp:effectExtent l="25400" t="0" r="0" b="0"/>
            <wp:docPr id="17" name="Picture 16" descr=":fig4.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4.tiff"/>
                    <pic:cNvPicPr>
                      <a:picLocks noChangeAspect="1" noChangeArrowheads="1"/>
                    </pic:cNvPicPr>
                  </pic:nvPicPr>
                  <pic:blipFill>
                    <a:blip r:embed="rId23" cstate="print"/>
                    <a:srcRect/>
                    <a:stretch>
                      <a:fillRect/>
                    </a:stretch>
                  </pic:blipFill>
                  <pic:spPr bwMode="auto">
                    <a:xfrm>
                      <a:off x="0" y="0"/>
                      <a:ext cx="5283200" cy="3657600"/>
                    </a:xfrm>
                    <a:prstGeom prst="rect">
                      <a:avLst/>
                    </a:prstGeom>
                    <a:noFill/>
                    <a:ln w="9525">
                      <a:noFill/>
                      <a:miter lim="800000"/>
                      <a:headEnd/>
                      <a:tailEnd/>
                    </a:ln>
                  </pic:spPr>
                </pic:pic>
              </a:graphicData>
            </a:graphic>
          </wp:inline>
        </w:drawing>
      </w:r>
    </w:p>
    <w:p w:rsidR="001F750D" w:rsidRDefault="001F750D" w:rsidP="001F750D"/>
    <w:p w:rsidR="001F750D" w:rsidRDefault="001F750D" w:rsidP="001F750D">
      <w:r>
        <w:t xml:space="preserve">Fig. 5 shows the structure of BigJob and its operation flow. When a BigJob </w:t>
      </w:r>
      <w:ins w:id="550" w:author="." w:date="2011-07-06T09:10:00Z">
        <w:r w:rsidR="002A311F">
          <w:t xml:space="preserve">item </w:t>
        </w:r>
      </w:ins>
      <w:r>
        <w:t xml:space="preserve">is submitted to the remote resource, the application manager monitors the status of this Pilot-Job through the advert service. When resources are allocated to </w:t>
      </w:r>
      <w:del w:id="551" w:author="." w:date="2011-07-06T09:10:00Z">
        <w:r w:rsidDel="002A311F">
          <w:delText xml:space="preserve">the </w:delText>
        </w:r>
      </w:del>
      <w:r>
        <w:t>BigJob, the application manager allots the obtained resources to its sub-jobs</w:t>
      </w:r>
      <w:ins w:id="552" w:author="." w:date="2011-07-06T09:10:00Z">
        <w:r w:rsidR="002A311F">
          <w:t>,</w:t>
        </w:r>
      </w:ins>
      <w:r>
        <w:t xml:space="preserve"> and a coupled simulation starts under the control of a multi-physics agent in the remote resource. </w:t>
      </w:r>
      <w:ins w:id="553" w:author="." w:date="2011-07-06T09:10:00Z">
        <w:r w:rsidR="002A311F">
          <w:t xml:space="preserve">The </w:t>
        </w:r>
      </w:ins>
      <w:del w:id="554" w:author="." w:date="2011-07-06T09:10:00Z">
        <w:r w:rsidDel="002A311F">
          <w:delText xml:space="preserve">Advert </w:delText>
        </w:r>
      </w:del>
      <w:ins w:id="555" w:author="." w:date="2011-07-06T09:10:00Z">
        <w:r w:rsidR="002A311F">
          <w:t xml:space="preserve">advert </w:t>
        </w:r>
      </w:ins>
      <w:r>
        <w:t xml:space="preserve">service </w:t>
      </w:r>
      <w:del w:id="556" w:author="." w:date="2011-07-06T09:10:00Z">
        <w:r w:rsidDel="00E20D49">
          <w:delText>keeps on getting</w:delText>
        </w:r>
      </w:del>
      <w:ins w:id="557" w:author="." w:date="2011-07-06T09:10:00Z">
        <w:r w:rsidR="00E20D49">
          <w:t xml:space="preserve">is constantly </w:t>
        </w:r>
        <w:commentRangeStart w:id="558"/>
        <w:r w:rsidR="00E20D49">
          <w:t>notified</w:t>
        </w:r>
      </w:ins>
      <w:commentRangeEnd w:id="558"/>
      <w:ins w:id="559" w:author="." w:date="2011-07-06T09:12:00Z">
        <w:r w:rsidR="00E20D49">
          <w:rPr>
            <w:rStyle w:val="CommentReference"/>
          </w:rPr>
          <w:commentReference w:id="558"/>
        </w:r>
      </w:ins>
      <w:ins w:id="560" w:author="." w:date="2011-07-06T09:10:00Z">
        <w:r w:rsidR="00E20D49">
          <w:t xml:space="preserve"> about</w:t>
        </w:r>
      </w:ins>
      <w:r>
        <w:t xml:space="preserve"> the status of a Pilot-Job from the </w:t>
      </w:r>
      <w:del w:id="561" w:author="." w:date="2011-07-06T11:28:00Z">
        <w:r w:rsidR="00290A51" w:rsidDel="00DE0D31">
          <w:delText>queueing</w:delText>
        </w:r>
      </w:del>
      <w:ins w:id="562" w:author="." w:date="2011-07-06T11:28:00Z">
        <w:r w:rsidR="00DE0D31">
          <w:t>queuing</w:t>
        </w:r>
      </w:ins>
      <w:r>
        <w:t xml:space="preserve"> system and the status of sub-jobs from </w:t>
      </w:r>
      <w:ins w:id="563" w:author="." w:date="2011-07-06T09:11:00Z">
        <w:r w:rsidR="00E20D49">
          <w:t xml:space="preserve">the </w:t>
        </w:r>
      </w:ins>
      <w:r>
        <w:t xml:space="preserve">multi-physics agent. It also delivers this information to the application manager by a push-pull mechanism. The application manager watches the status of </w:t>
      </w:r>
      <w:ins w:id="564" w:author="." w:date="2011-07-06T09:11:00Z">
        <w:r w:rsidR="00E20D49">
          <w:t xml:space="preserve">the </w:t>
        </w:r>
      </w:ins>
      <w:r>
        <w:t>sub-jobs and</w:t>
      </w:r>
      <w:ins w:id="565" w:author="." w:date="2011-07-06T09:11:00Z">
        <w:r w:rsidR="00E20D49">
          <w:t>,</w:t>
        </w:r>
      </w:ins>
      <w:r>
        <w:t xml:space="preserve"> </w:t>
      </w:r>
      <w:ins w:id="566" w:author="." w:date="2011-07-06T09:11:00Z">
        <w:r w:rsidR="00E20D49">
          <w:t xml:space="preserve">when the coupled simulation is finished, </w:t>
        </w:r>
      </w:ins>
      <w:r>
        <w:t xml:space="preserve">decides </w:t>
      </w:r>
      <w:ins w:id="567" w:author="." w:date="2011-07-06T09:11:00Z">
        <w:r w:rsidR="00E20D49">
          <w:t xml:space="preserve">on </w:t>
        </w:r>
      </w:ins>
      <w:r>
        <w:t>the next event</w:t>
      </w:r>
      <w:del w:id="568" w:author="." w:date="2011-07-06T09:11:00Z">
        <w:r w:rsidDel="00E20D49">
          <w:delText xml:space="preserve"> when the coupled simulation is finished</w:delText>
        </w:r>
      </w:del>
      <w:r>
        <w:t xml:space="preserve">. If an individual simulation is of interest, the manager closes </w:t>
      </w:r>
      <w:del w:id="569" w:author="." w:date="2011-07-06T09:12:00Z">
        <w:r w:rsidDel="00E20D49">
          <w:delText xml:space="preserve">a </w:delText>
        </w:r>
      </w:del>
      <w:ins w:id="570" w:author="." w:date="2011-07-06T09:12:00Z">
        <w:r w:rsidR="00E20D49">
          <w:t xml:space="preserve">the </w:t>
        </w:r>
      </w:ins>
      <w:r>
        <w:t>BigJob allocation when the simulation is finished</w:t>
      </w:r>
      <w:ins w:id="571" w:author="." w:date="2011-07-06T09:12:00Z">
        <w:r w:rsidR="00E20D49">
          <w:t>.</w:t>
        </w:r>
      </w:ins>
      <w:del w:id="572" w:author="." w:date="2011-07-06T09:12:00Z">
        <w:r w:rsidDel="00E20D49">
          <w:delText>:</w:delText>
        </w:r>
      </w:del>
      <w:r>
        <w:t xml:space="preserve"> In cases of multiple replica simulations or load-balanced coupled simulation, the manager re</w:t>
      </w:r>
      <w:r w:rsidR="00290A51">
        <w:rPr>
          <w:rFonts w:hint="eastAsia"/>
          <w:lang w:eastAsia="ko-KR"/>
        </w:rPr>
        <w:t>-</w:t>
      </w:r>
      <w:r>
        <w:t xml:space="preserve">launches </w:t>
      </w:r>
      <w:ins w:id="573" w:author="." w:date="2011-07-06T09:12:00Z">
        <w:r w:rsidR="00E20D49">
          <w:t xml:space="preserve">the </w:t>
        </w:r>
      </w:ins>
      <w:r>
        <w:t>sub-jobs on the same BigJob allocation until all replicas or simulation loops are completed.</w:t>
      </w:r>
    </w:p>
    <w:p w:rsidR="001F750D" w:rsidRDefault="001F750D" w:rsidP="001F750D">
      <w:pPr>
        <w:jc w:val="center"/>
      </w:pPr>
      <w:r>
        <w:rPr>
          <w:noProof/>
          <w:lang w:val="sv-SE" w:eastAsia="ko-KR"/>
        </w:rPr>
        <w:lastRenderedPageBreak/>
        <w:drawing>
          <wp:inline distT="0" distB="0" distL="0" distR="0">
            <wp:extent cx="5073534" cy="4343400"/>
            <wp:effectExtent l="25400" t="0" r="6466" b="0"/>
            <wp:docPr id="18" name="Picture 17" descr=":fig5.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5.tiff"/>
                    <pic:cNvPicPr>
                      <a:picLocks noChangeAspect="1" noChangeArrowheads="1"/>
                    </pic:cNvPicPr>
                  </pic:nvPicPr>
                  <pic:blipFill>
                    <a:blip r:embed="rId24" cstate="print"/>
                    <a:srcRect/>
                    <a:stretch>
                      <a:fillRect/>
                    </a:stretch>
                  </pic:blipFill>
                  <pic:spPr bwMode="auto">
                    <a:xfrm>
                      <a:off x="0" y="0"/>
                      <a:ext cx="5073534" cy="4343400"/>
                    </a:xfrm>
                    <a:prstGeom prst="rect">
                      <a:avLst/>
                    </a:prstGeom>
                    <a:noFill/>
                    <a:ln w="9525">
                      <a:noFill/>
                      <a:miter lim="800000"/>
                      <a:headEnd/>
                      <a:tailEnd/>
                    </a:ln>
                  </pic:spPr>
                </pic:pic>
              </a:graphicData>
            </a:graphic>
          </wp:inline>
        </w:drawing>
      </w:r>
    </w:p>
    <w:p w:rsidR="001F750D" w:rsidRDefault="001F750D" w:rsidP="001F750D"/>
    <w:p w:rsidR="001F750D" w:rsidRPr="001F750D" w:rsidRDefault="001F750D" w:rsidP="001F750D">
      <w:pPr>
        <w:ind w:left="360"/>
        <w:rPr>
          <w:i/>
        </w:rPr>
      </w:pPr>
      <w:r>
        <w:rPr>
          <w:i/>
        </w:rPr>
        <w:t>3.2</w:t>
      </w:r>
      <w:r w:rsidRPr="001F750D">
        <w:rPr>
          <w:i/>
        </w:rPr>
        <w:t>. Load-Balancing of Coupled Multi-Physics Simulation</w:t>
      </w:r>
    </w:p>
    <w:p w:rsidR="001F750D" w:rsidRDefault="00DE0D31" w:rsidP="001F750D">
      <w:ins w:id="574" w:author="." w:date="2011-07-06T11:28:00Z">
        <w:r>
          <w:t>The l</w:t>
        </w:r>
      </w:ins>
      <w:commentRangeStart w:id="575"/>
      <w:del w:id="576" w:author="." w:date="2011-07-06T11:28:00Z">
        <w:r w:rsidDel="00E865D3">
          <w:delText>L</w:delText>
        </w:r>
      </w:del>
      <w:r>
        <w:t>oad</w:t>
      </w:r>
      <w:commentRangeEnd w:id="575"/>
      <w:r>
        <w:rPr>
          <w:rStyle w:val="CommentReference"/>
        </w:rPr>
        <w:commentReference w:id="575"/>
      </w:r>
      <w:r>
        <w:t xml:space="preserve">-balancing </w:t>
      </w:r>
      <w:ins w:id="577" w:author="." w:date="2011-07-06T11:28:00Z">
        <w:r>
          <w:t xml:space="preserve">of </w:t>
        </w:r>
      </w:ins>
      <w:del w:id="578" w:author="." w:date="2011-07-06T09:15:00Z">
        <w:r w:rsidDel="007B3D78">
          <w:delText xml:space="preserve">of </w:delText>
        </w:r>
      </w:del>
      <w:r>
        <w:t xml:space="preserve">a coupled simulation implies </w:t>
      </w:r>
      <w:del w:id="579" w:author="." w:date="2011-07-06T09:15:00Z">
        <w:r w:rsidDel="007B3D78">
          <w:delText xml:space="preserve">the </w:delText>
        </w:r>
      </w:del>
      <w:ins w:id="580" w:author="." w:date="2011-07-06T09:15:00Z">
        <w:r>
          <w:t xml:space="preserve">sufficient </w:t>
        </w:r>
      </w:ins>
      <w:r>
        <w:t xml:space="preserve">flexibility to re-distribute resources to the individual task according to the performance of </w:t>
      </w:r>
      <w:ins w:id="581" w:author="." w:date="2011-07-06T09:15:00Z">
        <w:r>
          <w:t xml:space="preserve">an </w:t>
        </w:r>
      </w:ins>
      <w:r>
        <w:t xml:space="preserve">individual job. </w:t>
      </w:r>
      <w:r w:rsidR="001F750D">
        <w:t>We will discuss the implementation and algorithm of a simple load balancer (LB) [33]; it is important to mention that the LB functions in the context of the SAGA-BigJob framework.</w:t>
      </w:r>
    </w:p>
    <w:p w:rsidR="001F750D" w:rsidRDefault="001F750D" w:rsidP="001F750D">
      <w:r>
        <w:t>The idea is to assign more resources to heavier sub-jobs under the fixed resource allocation</w:t>
      </w:r>
      <w:del w:id="582" w:author="." w:date="2011-07-06T09:16:00Z">
        <w:r w:rsidDel="007B3D78">
          <w:delText>,</w:delText>
        </w:r>
      </w:del>
      <w:r>
        <w:t xml:space="preserve"> until all sub-jobs elapse </w:t>
      </w:r>
      <w:ins w:id="583" w:author="." w:date="2011-07-06T09:16:00Z">
        <w:r w:rsidR="007B3D78">
          <w:t xml:space="preserve">at </w:t>
        </w:r>
      </w:ins>
      <w:r>
        <w:t xml:space="preserve">the same execution time. As it is impossible to predict the performance of each code in advance, we let the LB monitor the wall-clock time between </w:t>
      </w:r>
      <w:ins w:id="584" w:author="." w:date="2011-07-06T09:16:00Z">
        <w:r w:rsidR="0047646E">
          <w:t xml:space="preserve">the </w:t>
        </w:r>
      </w:ins>
      <w:r>
        <w:t xml:space="preserve">information exchange points of </w:t>
      </w:r>
      <w:ins w:id="585" w:author="." w:date="2011-07-06T09:16:00Z">
        <w:r w:rsidR="0047646E">
          <w:t xml:space="preserve">the </w:t>
        </w:r>
      </w:ins>
      <w:r>
        <w:t xml:space="preserve">coupled tasks and iteratively change the processor distribution until </w:t>
      </w:r>
      <w:del w:id="586" w:author="." w:date="2011-07-06T09:16:00Z">
        <w:r w:rsidDel="0047646E">
          <w:delText xml:space="preserve">the </w:delText>
        </w:r>
      </w:del>
      <w:del w:id="587" w:author="." w:date="2011-07-06T11:28:00Z">
        <w:r w:rsidDel="00DE0D31">
          <w:delText>load-balancing</w:delText>
        </w:r>
      </w:del>
      <w:ins w:id="588" w:author="." w:date="2011-07-06T11:28:00Z">
        <w:r w:rsidR="00DE0D31">
          <w:t>load balancing</w:t>
        </w:r>
      </w:ins>
      <w:r>
        <w:t xml:space="preserve"> is achieved. As the individual solver is considered </w:t>
      </w:r>
      <w:del w:id="589" w:author="." w:date="2011-07-06T09:16:00Z">
        <w:r w:rsidDel="0047646E">
          <w:delText xml:space="preserve">as </w:delText>
        </w:r>
      </w:del>
      <w:ins w:id="590" w:author="." w:date="2011-07-06T09:16:00Z">
        <w:r w:rsidR="0047646E">
          <w:t xml:space="preserve">a </w:t>
        </w:r>
      </w:ins>
      <w:del w:id="591" w:author="." w:date="2011-07-06T11:28:00Z">
        <w:r w:rsidDel="00DE0D31">
          <w:delText>black-box</w:delText>
        </w:r>
      </w:del>
      <w:ins w:id="592" w:author="." w:date="2011-07-06T11:28:00Z">
        <w:r w:rsidR="00DE0D31">
          <w:t>black box</w:t>
        </w:r>
      </w:ins>
      <w:r>
        <w:t>, each application code is assumed to have the ideal parallel efficiency</w:t>
      </w:r>
      <w:ins w:id="593" w:author="." w:date="2011-07-06T09:16:00Z">
        <w:r w:rsidR="0047646E">
          <w:t>.</w:t>
        </w:r>
      </w:ins>
      <w:del w:id="594" w:author="." w:date="2011-07-06T09:16:00Z">
        <w:r w:rsidDel="0047646E">
          <w:delText>:</w:delText>
        </w:r>
      </w:del>
      <w:r>
        <w:t xml:space="preserve"> In case </w:t>
      </w:r>
      <w:ins w:id="595" w:author="." w:date="2011-07-06T09:16:00Z">
        <w:r w:rsidR="0047646E">
          <w:t xml:space="preserve">the </w:t>
        </w:r>
      </w:ins>
      <w:r>
        <w:t xml:space="preserve">application codes are highly scalable, the LB can find the best condition after a few dynamic re-distributions. </w:t>
      </w:r>
      <w:del w:id="596" w:author="." w:date="2011-07-06T09:17:00Z">
        <w:r w:rsidDel="0047646E">
          <w:delText>Also</w:delText>
        </w:r>
      </w:del>
      <w:ins w:id="597" w:author="." w:date="2011-07-06T09:17:00Z">
        <w:r w:rsidR="0047646E">
          <w:t>In addition</w:t>
        </w:r>
      </w:ins>
      <w:r>
        <w:t>, all processors in one node are assigned to one single task to prevent the interference (and performance degradation) observed when multiple MPI tasks share the node.</w:t>
      </w:r>
    </w:p>
    <w:p w:rsidR="001F750D" w:rsidRDefault="001F750D" w:rsidP="001F750D">
      <w:r w:rsidRPr="001F750D">
        <w:t>Let the computation time (between exchan</w:t>
      </w:r>
      <w:r>
        <w:t xml:space="preserve">ges) of the two sub-jobs be </w:t>
      </w:r>
      <w:r w:rsidRPr="001F750D">
        <w:rPr>
          <w:i/>
        </w:rPr>
        <w:t>t</w:t>
      </w:r>
      <w:r w:rsidRPr="001F750D">
        <w:rPr>
          <w:i/>
          <w:vertAlign w:val="subscript"/>
        </w:rPr>
        <w:t>CFD</w:t>
      </w:r>
      <w:r w:rsidRPr="001F750D">
        <w:t xml:space="preserve"> and </w:t>
      </w:r>
      <w:r w:rsidRPr="001F750D">
        <w:rPr>
          <w:i/>
        </w:rPr>
        <w:t>t</w:t>
      </w:r>
      <w:r>
        <w:rPr>
          <w:i/>
          <w:vertAlign w:val="subscript"/>
        </w:rPr>
        <w:t>M</w:t>
      </w:r>
      <w:r w:rsidRPr="001F750D">
        <w:rPr>
          <w:i/>
          <w:vertAlign w:val="subscript"/>
        </w:rPr>
        <w:t>D</w:t>
      </w:r>
      <w:r>
        <w:t xml:space="preserve"> </w:t>
      </w:r>
      <w:r w:rsidRPr="001F750D">
        <w:t xml:space="preserve">, and the number of processors assigned to each domain be </w:t>
      </w:r>
      <w:r>
        <w:rPr>
          <w:i/>
        </w:rPr>
        <w:t>PE</w:t>
      </w:r>
      <w:r w:rsidRPr="001F750D">
        <w:rPr>
          <w:i/>
          <w:vertAlign w:val="subscript"/>
        </w:rPr>
        <w:t>CFD</w:t>
      </w:r>
      <w:r w:rsidRPr="001F750D">
        <w:t xml:space="preserve"> and </w:t>
      </w:r>
      <w:r>
        <w:rPr>
          <w:i/>
        </w:rPr>
        <w:t>PE</w:t>
      </w:r>
      <w:r>
        <w:rPr>
          <w:i/>
          <w:vertAlign w:val="subscript"/>
        </w:rPr>
        <w:t>M</w:t>
      </w:r>
      <w:r w:rsidRPr="001F750D">
        <w:rPr>
          <w:i/>
          <w:vertAlign w:val="subscript"/>
        </w:rPr>
        <w:t>D</w:t>
      </w:r>
      <w:r>
        <w:t xml:space="preserve"> </w:t>
      </w:r>
      <w:r w:rsidRPr="001F750D">
        <w:t>, respectively. Subscripts C and N denote</w:t>
      </w:r>
      <w:del w:id="598" w:author="." w:date="2011-07-06T09:17:00Z">
        <w:r w:rsidRPr="001F750D" w:rsidDel="00BD350C">
          <w:delText>s</w:delText>
        </w:r>
      </w:del>
      <w:r w:rsidRPr="001F750D">
        <w:t xml:space="preserve"> current </w:t>
      </w:r>
      <w:r w:rsidRPr="001F750D">
        <w:lastRenderedPageBreak/>
        <w:t xml:space="preserve">and next states. Assuming ideal parallel efficiency, </w:t>
      </w:r>
      <w:ins w:id="599" w:author="." w:date="2011-07-06T09:17:00Z">
        <w:r w:rsidR="00BD350C">
          <w:t xml:space="preserve">the </w:t>
        </w:r>
      </w:ins>
      <w:r w:rsidRPr="001F750D">
        <w:t>total load of each application remains the same after resource re-allocation,</w:t>
      </w:r>
    </w:p>
    <w:p w:rsidR="001F750D" w:rsidRDefault="001F750D" w:rsidP="001F750D">
      <w:pPr>
        <w:jc w:val="right"/>
      </w:pPr>
      <w:r>
        <w:rPr>
          <w:noProof/>
          <w:lang w:val="sv-SE" w:eastAsia="ko-KR"/>
        </w:rPr>
        <w:drawing>
          <wp:inline distT="0" distB="0" distL="0" distR="0">
            <wp:extent cx="4540253" cy="465667"/>
            <wp:effectExtent l="25400" t="0" r="6347" b="0"/>
            <wp:docPr id="19" name="Picture 18" descr=":1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1.tiff"/>
                    <pic:cNvPicPr>
                      <a:picLocks noChangeAspect="1" noChangeArrowheads="1"/>
                    </pic:cNvPicPr>
                  </pic:nvPicPr>
                  <pic:blipFill>
                    <a:blip r:embed="rId25" cstate="print"/>
                    <a:srcRect/>
                    <a:stretch>
                      <a:fillRect/>
                    </a:stretch>
                  </pic:blipFill>
                  <pic:spPr bwMode="auto">
                    <a:xfrm>
                      <a:off x="0" y="0"/>
                      <a:ext cx="4554217" cy="467099"/>
                    </a:xfrm>
                    <a:prstGeom prst="rect">
                      <a:avLst/>
                    </a:prstGeom>
                    <a:noFill/>
                    <a:ln w="9525">
                      <a:noFill/>
                      <a:miter lim="800000"/>
                      <a:headEnd/>
                      <a:tailEnd/>
                    </a:ln>
                  </pic:spPr>
                </pic:pic>
              </a:graphicData>
            </a:graphic>
          </wp:inline>
        </w:drawing>
      </w:r>
    </w:p>
    <w:p w:rsidR="007C5875" w:rsidRDefault="001F750D" w:rsidP="007C5875">
      <w:pPr>
        <w:ind w:firstLine="720"/>
        <w:pPrChange w:id="600" w:author="." w:date="2011-07-06T09:17:00Z">
          <w:pPr/>
        </w:pPrChange>
      </w:pPr>
      <w:r w:rsidRPr="001F750D">
        <w:t xml:space="preserve">In spite of the re-allocation, the total number of processors utilized remains the same: </w:t>
      </w:r>
    </w:p>
    <w:p w:rsidR="001F750D" w:rsidRDefault="001F750D" w:rsidP="001F750D">
      <w:pPr>
        <w:jc w:val="right"/>
      </w:pPr>
      <w:r>
        <w:rPr>
          <w:noProof/>
          <w:lang w:val="sv-SE" w:eastAsia="ko-KR"/>
        </w:rPr>
        <w:drawing>
          <wp:inline distT="0" distB="0" distL="0" distR="0">
            <wp:extent cx="4826000" cy="295438"/>
            <wp:effectExtent l="25400" t="0" r="0" b="0"/>
            <wp:docPr id="20" name="Picture 19" descr=":1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2.tiff"/>
                    <pic:cNvPicPr>
                      <a:picLocks noChangeAspect="1" noChangeArrowheads="1"/>
                    </pic:cNvPicPr>
                  </pic:nvPicPr>
                  <pic:blipFill>
                    <a:blip r:embed="rId26" cstate="print"/>
                    <a:srcRect/>
                    <a:stretch>
                      <a:fillRect/>
                    </a:stretch>
                  </pic:blipFill>
                  <pic:spPr bwMode="auto">
                    <a:xfrm>
                      <a:off x="0" y="0"/>
                      <a:ext cx="4826000" cy="295438"/>
                    </a:xfrm>
                    <a:prstGeom prst="rect">
                      <a:avLst/>
                    </a:prstGeom>
                    <a:noFill/>
                    <a:ln w="9525">
                      <a:noFill/>
                      <a:miter lim="800000"/>
                      <a:headEnd/>
                      <a:tailEnd/>
                    </a:ln>
                  </pic:spPr>
                </pic:pic>
              </a:graphicData>
            </a:graphic>
          </wp:inline>
        </w:drawing>
      </w:r>
    </w:p>
    <w:p w:rsidR="001F750D" w:rsidRDefault="001F750D" w:rsidP="001F750D">
      <w:r w:rsidRPr="001F750D">
        <w:t xml:space="preserve">Our objective is to reduce the computation time of a sub-job to the point </w:t>
      </w:r>
      <w:del w:id="601" w:author="." w:date="2011-07-06T09:17:00Z">
        <w:r w:rsidRPr="001F750D" w:rsidDel="00BD350C">
          <w:delText xml:space="preserve">until </w:delText>
        </w:r>
      </w:del>
      <w:ins w:id="602" w:author="." w:date="2011-07-06T09:17:00Z">
        <w:r w:rsidR="00BD350C">
          <w:t>where</w:t>
        </w:r>
        <w:r w:rsidR="00BD350C" w:rsidRPr="001F750D">
          <w:t xml:space="preserve"> </w:t>
        </w:r>
      </w:ins>
      <w:r w:rsidRPr="001F750D">
        <w:t xml:space="preserve">the two application components show the same computation between the exchange points, i.e., </w:t>
      </w:r>
      <w:r w:rsidRPr="001F750D">
        <w:rPr>
          <w:i/>
        </w:rPr>
        <w:t>t</w:t>
      </w:r>
      <w:r w:rsidRPr="001F750D">
        <w:rPr>
          <w:i/>
          <w:vertAlign w:val="subscript"/>
        </w:rPr>
        <w:t>CFD</w:t>
      </w:r>
      <w:r>
        <w:rPr>
          <w:i/>
          <w:vertAlign w:val="subscript"/>
        </w:rPr>
        <w:t>, N</w:t>
      </w:r>
      <w:r w:rsidRPr="001F750D">
        <w:t xml:space="preserve"> </w:t>
      </w:r>
      <w:r>
        <w:t xml:space="preserve">= </w:t>
      </w:r>
      <w:r w:rsidRPr="001F750D">
        <w:rPr>
          <w:i/>
        </w:rPr>
        <w:t>t</w:t>
      </w:r>
      <w:r>
        <w:rPr>
          <w:i/>
          <w:vertAlign w:val="subscript"/>
        </w:rPr>
        <w:t>M</w:t>
      </w:r>
      <w:r w:rsidRPr="001F750D">
        <w:rPr>
          <w:i/>
          <w:vertAlign w:val="subscript"/>
        </w:rPr>
        <w:t>D</w:t>
      </w:r>
      <w:r>
        <w:rPr>
          <w:i/>
          <w:vertAlign w:val="subscript"/>
        </w:rPr>
        <w:t>, N</w:t>
      </w:r>
      <w:r w:rsidRPr="001F750D">
        <w:t xml:space="preserve"> </w:t>
      </w:r>
      <w:r w:rsidR="00290A51">
        <w:t xml:space="preserve">. </w:t>
      </w:r>
      <w:del w:id="603" w:author="." w:date="2011-07-06T09:18:00Z">
        <w:r w:rsidR="00290A51" w:rsidDel="008758A3">
          <w:delText xml:space="preserve">From </w:delText>
        </w:r>
      </w:del>
      <w:ins w:id="604" w:author="." w:date="2011-07-06T09:18:00Z">
        <w:r w:rsidR="008758A3">
          <w:t xml:space="preserve">Derived from </w:t>
        </w:r>
      </w:ins>
      <w:commentRangeStart w:id="605"/>
      <w:r w:rsidR="00290A51">
        <w:t>Eq</w:t>
      </w:r>
      <w:del w:id="606" w:author="." w:date="2011-07-06T09:18:00Z">
        <w:r w:rsidR="00290A51" w:rsidDel="00BD350C">
          <w:delText>n</w:delText>
        </w:r>
      </w:del>
      <w:commentRangeEnd w:id="605"/>
      <w:r w:rsidR="00BD350C">
        <w:rPr>
          <w:rStyle w:val="CommentReference"/>
        </w:rPr>
        <w:commentReference w:id="605"/>
      </w:r>
      <w:r w:rsidR="00290A51">
        <w:t>. 11</w:t>
      </w:r>
      <w:r>
        <w:t xml:space="preserve"> </w:t>
      </w:r>
      <w:r w:rsidRPr="001F750D">
        <w:t>and Eq</w:t>
      </w:r>
      <w:del w:id="607" w:author="." w:date="2011-07-06T09:18:00Z">
        <w:r w:rsidRPr="001F750D" w:rsidDel="008758A3">
          <w:delText>n</w:delText>
        </w:r>
      </w:del>
      <w:r w:rsidR="00290A51">
        <w:t>. 12</w:t>
      </w:r>
      <w:r w:rsidR="00290A51">
        <w:rPr>
          <w:rFonts w:hint="eastAsia"/>
          <w:lang w:eastAsia="ko-KR"/>
        </w:rPr>
        <w:t>,</w:t>
      </w:r>
      <w:r w:rsidRPr="001F750D">
        <w:t xml:space="preserve"> </w:t>
      </w:r>
      <w:del w:id="608" w:author="." w:date="2011-07-06T09:18:00Z">
        <w:r w:rsidRPr="001F750D" w:rsidDel="008758A3">
          <w:delText xml:space="preserve">an </w:delText>
        </w:r>
      </w:del>
      <w:ins w:id="609" w:author="." w:date="2011-07-06T09:18:00Z">
        <w:r w:rsidR="008758A3">
          <w:t>the</w:t>
        </w:r>
        <w:r w:rsidR="008758A3" w:rsidRPr="001F750D">
          <w:t xml:space="preserve"> </w:t>
        </w:r>
      </w:ins>
      <w:r w:rsidRPr="001F750D">
        <w:t xml:space="preserve">optimal number of processors distributed for the CFD subtask would be: </w:t>
      </w:r>
    </w:p>
    <w:p w:rsidR="001F750D" w:rsidRDefault="001F750D" w:rsidP="001F750D">
      <w:pPr>
        <w:jc w:val="right"/>
      </w:pPr>
      <w:r>
        <w:rPr>
          <w:noProof/>
          <w:lang w:val="sv-SE" w:eastAsia="ko-KR"/>
        </w:rPr>
        <w:drawing>
          <wp:inline distT="0" distB="0" distL="0" distR="0">
            <wp:extent cx="4160407" cy="372074"/>
            <wp:effectExtent l="25400" t="0" r="5193" b="0"/>
            <wp:docPr id="21" name="Picture 20" descr=":1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3.tiff"/>
                    <pic:cNvPicPr>
                      <a:picLocks noChangeAspect="1" noChangeArrowheads="1"/>
                    </pic:cNvPicPr>
                  </pic:nvPicPr>
                  <pic:blipFill>
                    <a:blip r:embed="rId27" cstate="print"/>
                    <a:srcRect/>
                    <a:stretch>
                      <a:fillRect/>
                    </a:stretch>
                  </pic:blipFill>
                  <pic:spPr bwMode="auto">
                    <a:xfrm>
                      <a:off x="0" y="0"/>
                      <a:ext cx="4160407" cy="372074"/>
                    </a:xfrm>
                    <a:prstGeom prst="rect">
                      <a:avLst/>
                    </a:prstGeom>
                    <a:noFill/>
                    <a:ln w="9525">
                      <a:noFill/>
                      <a:miter lim="800000"/>
                      <a:headEnd/>
                      <a:tailEnd/>
                    </a:ln>
                  </pic:spPr>
                </pic:pic>
              </a:graphicData>
            </a:graphic>
          </wp:inline>
        </w:drawing>
      </w:r>
    </w:p>
    <w:p w:rsidR="001F750D" w:rsidRDefault="001F750D" w:rsidP="001F750D">
      <w:r w:rsidRPr="001F750D">
        <w:t>The MD simulation (sub-job) will follow a similar expression.</w:t>
      </w:r>
    </w:p>
    <w:p w:rsidR="001F750D" w:rsidRDefault="001F750D" w:rsidP="001F750D">
      <w:r w:rsidRPr="001F750D">
        <w:t>The above non-integer value</w:t>
      </w:r>
      <w:r w:rsidR="00290A51">
        <w:rPr>
          <w:rFonts w:hint="eastAsia"/>
          <w:lang w:eastAsia="ko-KR"/>
        </w:rPr>
        <w:t>s</w:t>
      </w:r>
      <w:r w:rsidRPr="001F750D">
        <w:t xml:space="preserve"> proceed in </w:t>
      </w:r>
      <w:r w:rsidR="00290A51">
        <w:t>discrete value</w:t>
      </w:r>
      <w:r w:rsidR="00290A51">
        <w:rPr>
          <w:rFonts w:hint="eastAsia"/>
          <w:lang w:eastAsia="ko-KR"/>
        </w:rPr>
        <w:t>s</w:t>
      </w:r>
      <w:r w:rsidRPr="001F750D">
        <w:t xml:space="preserve"> expressed as the multiples of the number of CPU cores in a node. We cho</w:t>
      </w:r>
      <w:del w:id="610" w:author="." w:date="2011-07-06T09:19:00Z">
        <w:r w:rsidRPr="001F750D" w:rsidDel="008758A3">
          <w:delText>o</w:delText>
        </w:r>
      </w:del>
      <w:r w:rsidRPr="001F750D">
        <w:t xml:space="preserve">se the nearest discrete number to our </w:t>
      </w:r>
      <w:del w:id="611" w:author="." w:date="2011-07-06T11:28:00Z">
        <w:r w:rsidRPr="001F750D" w:rsidDel="00DE0D31">
          <w:delText>load-balancing</w:delText>
        </w:r>
      </w:del>
      <w:ins w:id="612" w:author="." w:date="2011-07-06T11:28:00Z">
        <w:r w:rsidR="00DE0D31" w:rsidRPr="001F750D">
          <w:t>load balancing</w:t>
        </w:r>
      </w:ins>
      <w:r w:rsidRPr="001F750D">
        <w:t xml:space="preserve"> as the optimal number of processor</w:t>
      </w:r>
      <w:ins w:id="613" w:author="." w:date="2011-07-06T09:19:00Z">
        <w:r w:rsidR="008758A3">
          <w:t>s</w:t>
        </w:r>
      </w:ins>
      <w:r w:rsidRPr="001F750D">
        <w:t xml:space="preserve"> </w:t>
      </w:r>
      <w:del w:id="614" w:author="." w:date="2011-07-06T09:19:00Z">
        <w:r w:rsidRPr="001F750D" w:rsidDel="008758A3">
          <w:delText xml:space="preserve">on </w:delText>
        </w:r>
      </w:del>
      <w:commentRangeStart w:id="615"/>
      <w:ins w:id="616" w:author="." w:date="2011-07-06T09:19:00Z">
        <w:r w:rsidR="008758A3">
          <w:t>in</w:t>
        </w:r>
        <w:commentRangeEnd w:id="615"/>
        <w:r w:rsidR="008758A3">
          <w:rPr>
            <w:rStyle w:val="CommentReference"/>
          </w:rPr>
          <w:commentReference w:id="615"/>
        </w:r>
        <w:r w:rsidR="008758A3" w:rsidRPr="001F750D">
          <w:t xml:space="preserve"> </w:t>
        </w:r>
      </w:ins>
      <w:r w:rsidRPr="001F750D">
        <w:t>each application.</w:t>
      </w:r>
    </w:p>
    <w:p w:rsidR="001F750D" w:rsidRDefault="001F750D" w:rsidP="001F750D"/>
    <w:p w:rsidR="001F750D" w:rsidRPr="001F750D" w:rsidRDefault="001F750D" w:rsidP="001F750D">
      <w:pPr>
        <w:pStyle w:val="ListParagraph"/>
        <w:numPr>
          <w:ilvl w:val="1"/>
          <w:numId w:val="13"/>
        </w:numPr>
        <w:rPr>
          <w:i/>
        </w:rPr>
      </w:pPr>
      <w:r w:rsidRPr="001F750D">
        <w:rPr>
          <w:i/>
        </w:rPr>
        <w:t>Implementation of an Execution Framework and Application-level Corrections</w:t>
      </w:r>
    </w:p>
    <w:p w:rsidR="001F750D" w:rsidRDefault="001F750D" w:rsidP="001F750D">
      <w:r>
        <w:t xml:space="preserve">A hybrid CFD-MD framework is evaluated by implementing </w:t>
      </w:r>
      <w:del w:id="617" w:author="." w:date="2011-07-06T09:19:00Z">
        <w:r w:rsidDel="00EC6F77">
          <w:delText>a</w:delText>
        </w:r>
        <w:r w:rsidR="00290A51" w:rsidDel="00EC6F77">
          <w:delText xml:space="preserve">n </w:delText>
        </w:r>
      </w:del>
      <w:ins w:id="618" w:author="." w:date="2011-07-06T09:19:00Z">
        <w:r w:rsidR="00EC6F77">
          <w:t xml:space="preserve">the </w:t>
        </w:r>
      </w:ins>
      <w:r w:rsidR="00290A51">
        <w:t xml:space="preserve">application manager </w:t>
      </w:r>
      <w:ins w:id="619" w:author="." w:date="2011-07-06T09:19:00Z">
        <w:r w:rsidR="00EC6F77">
          <w:t xml:space="preserve">shown </w:t>
        </w:r>
      </w:ins>
      <w:r w:rsidR="00290A51">
        <w:t>in Fig. 5</w:t>
      </w:r>
      <w:r>
        <w:t xml:space="preserve">, which is written in PYTHON script language. By default, an application manager calls a number of SAGA functions in sequence, to </w:t>
      </w:r>
      <w:del w:id="620" w:author="." w:date="2011-07-06T09:19:00Z">
        <w:r w:rsidDel="00EC6F77">
          <w:delText xml:space="preserve">get </w:delText>
        </w:r>
      </w:del>
      <w:r>
        <w:t>allocate</w:t>
      </w:r>
      <w:del w:id="621" w:author="." w:date="2011-07-06T09:19:00Z">
        <w:r w:rsidDel="00EC6F77">
          <w:delText>d</w:delText>
        </w:r>
      </w:del>
      <w:r>
        <w:t xml:space="preserve"> a vacant job, to run individual MPI simulation</w:t>
      </w:r>
      <w:ins w:id="622" w:author="." w:date="2011-07-06T09:20:00Z">
        <w:r w:rsidR="00EC6F77">
          <w:t>s</w:t>
        </w:r>
      </w:ins>
      <w:r>
        <w:t>, to monitor its status, and to finalize the BigJob allocation.</w:t>
      </w:r>
    </w:p>
    <w:p w:rsidR="001F750D" w:rsidRDefault="001F750D" w:rsidP="001F750D">
      <w:r>
        <w:t xml:space="preserve">In </w:t>
      </w:r>
      <w:ins w:id="623" w:author="." w:date="2011-07-06T09:20:00Z">
        <w:r w:rsidR="00EC6F77">
          <w:t xml:space="preserve">the </w:t>
        </w:r>
      </w:ins>
      <w:r>
        <w:t xml:space="preserve">case </w:t>
      </w:r>
      <w:ins w:id="624" w:author="." w:date="2011-07-06T09:20:00Z">
        <w:r w:rsidR="00EC6F77">
          <w:t xml:space="preserve">that </w:t>
        </w:r>
      </w:ins>
      <w:r>
        <w:t>the load-balancing capability is turned on, the situation becomes complicated. A single MPI job is not able to change its number of processors during the simulation</w:t>
      </w:r>
      <w:ins w:id="625" w:author="." w:date="2011-07-06T09:20:00Z">
        <w:r w:rsidR="006F2F0E">
          <w:t>, which</w:t>
        </w:r>
      </w:ins>
      <w:del w:id="626" w:author="." w:date="2011-07-06T09:20:00Z">
        <w:r w:rsidDel="006F2F0E">
          <w:delText>.</w:delText>
        </w:r>
      </w:del>
      <w:r>
        <w:t xml:space="preserve"> </w:t>
      </w:r>
      <w:del w:id="627" w:author="." w:date="2011-07-06T09:20:00Z">
        <w:r w:rsidDel="006F2F0E">
          <w:delText xml:space="preserve">This </w:delText>
        </w:r>
      </w:del>
      <w:r>
        <w:t xml:space="preserve">implies that coupled codes should stop-and-restart to </w:t>
      </w:r>
      <w:del w:id="628" w:author="." w:date="2011-07-06T09:21:00Z">
        <w:r w:rsidDel="006F2F0E">
          <w:delText xml:space="preserve">get </w:delText>
        </w:r>
      </w:del>
      <w:commentRangeStart w:id="629"/>
      <w:ins w:id="630" w:author="." w:date="2011-07-06T09:21:00Z">
        <w:r w:rsidR="006F2F0E">
          <w:t>be</w:t>
        </w:r>
        <w:commentRangeEnd w:id="629"/>
        <w:r w:rsidR="006F2F0E">
          <w:rPr>
            <w:rStyle w:val="CommentReference"/>
          </w:rPr>
          <w:commentReference w:id="629"/>
        </w:r>
        <w:r w:rsidR="006F2F0E">
          <w:t xml:space="preserve"> </w:t>
        </w:r>
      </w:ins>
      <w:r>
        <w:t xml:space="preserve">assigned with </w:t>
      </w:r>
      <w:ins w:id="631" w:author="." w:date="2011-07-06T09:20:00Z">
        <w:r w:rsidR="006F2F0E">
          <w:t xml:space="preserve">the </w:t>
        </w:r>
      </w:ins>
      <w:r>
        <w:t xml:space="preserve">changed number of processors. Thus, sub-jobs are scheduled to have multiple restarts from the previous </w:t>
      </w:r>
      <w:r w:rsidR="00DE0D31">
        <w:t>check</w:t>
      </w:r>
      <w:r w:rsidR="00973DB1">
        <w:t>-</w:t>
      </w:r>
      <w:proofErr w:type="spellStart"/>
      <w:r w:rsidR="00DE0D31">
        <w:t>pointin</w:t>
      </w:r>
      <w:ins w:id="632" w:author="." w:date="2011-07-06T11:29:00Z">
        <w:r w:rsidR="00DE0D31">
          <w:t>g</w:t>
        </w:r>
      </w:ins>
      <w:proofErr w:type="spellEnd"/>
      <w:del w:id="633" w:author="." w:date="2011-07-06T11:29:00Z">
        <w:r w:rsidR="00DE0D31" w:rsidDel="00E865D3">
          <w:delText>g</w:delText>
        </w:r>
      </w:del>
      <w:r>
        <w:t xml:space="preserve"> solution, which we denote </w:t>
      </w:r>
      <w:ins w:id="634" w:author="." w:date="2011-07-06T09:21:00Z">
        <w:r w:rsidR="006F2F0E">
          <w:t>“</w:t>
        </w:r>
      </w:ins>
      <w:del w:id="635" w:author="." w:date="2011-07-06T09:21:00Z">
        <w:r w:rsidDel="006F2F0E">
          <w:delText>'</w:delText>
        </w:r>
      </w:del>
      <w:r>
        <w:t>simulation loop</w:t>
      </w:r>
      <w:del w:id="636" w:author="." w:date="2011-07-06T09:21:00Z">
        <w:r w:rsidDel="006F2F0E">
          <w:delText>'</w:delText>
        </w:r>
      </w:del>
      <w:ins w:id="637" w:author="." w:date="2011-07-06T09:21:00Z">
        <w:r w:rsidR="006F2F0E">
          <w:t>.”</w:t>
        </w:r>
      </w:ins>
      <w:del w:id="638" w:author="." w:date="2011-07-06T09:21:00Z">
        <w:r w:rsidDel="006F2F0E">
          <w:delText>.</w:delText>
        </w:r>
      </w:del>
      <w:r>
        <w:t xml:space="preserve"> A</w:t>
      </w:r>
      <w:ins w:id="639" w:author="." w:date="2011-07-06T09:21:00Z">
        <w:r w:rsidR="006F2F0E">
          <w:t>n</w:t>
        </w:r>
      </w:ins>
      <w:r>
        <w:t xml:space="preserve"> LB is provided as a separate function in an application manager and is scheduled to run in between each restart of </w:t>
      </w:r>
      <w:ins w:id="640" w:author="." w:date="2011-07-06T09:21:00Z">
        <w:r w:rsidR="00C50DE8">
          <w:t xml:space="preserve">the </w:t>
        </w:r>
      </w:ins>
      <w:r>
        <w:t>sub-jobs.</w:t>
      </w:r>
    </w:p>
    <w:p w:rsidR="001F750D" w:rsidRDefault="001F750D" w:rsidP="001F750D">
      <w:r>
        <w:t xml:space="preserve">The efficient functioning of the LB is predicated on application codes being able to restart </w:t>
      </w:r>
      <w:ins w:id="641" w:author="." w:date="2011-07-06T09:22:00Z">
        <w:r w:rsidR="00C50DE8">
          <w:t xml:space="preserve">effectively </w:t>
        </w:r>
      </w:ins>
      <w:r>
        <w:t xml:space="preserve">from their </w:t>
      </w:r>
      <w:del w:id="642" w:author="." w:date="2011-07-06T11:29:00Z">
        <w:r w:rsidDel="00DE0D31">
          <w:delText>checkpointing</w:delText>
        </w:r>
      </w:del>
      <w:ins w:id="643" w:author="." w:date="2011-07-06T11:29:00Z">
        <w:r w:rsidR="00DE0D31">
          <w:t>check</w:t>
        </w:r>
      </w:ins>
      <w:r w:rsidR="00973DB1">
        <w:t>-</w:t>
      </w:r>
      <w:ins w:id="644" w:author="." w:date="2011-07-06T11:29:00Z">
        <w:r w:rsidR="00DE0D31">
          <w:t>pointing</w:t>
        </w:r>
      </w:ins>
      <w:r>
        <w:t xml:space="preserve"> data</w:t>
      </w:r>
      <w:del w:id="645" w:author="." w:date="2011-07-06T09:22:00Z">
        <w:r w:rsidDel="00C50DE8">
          <w:delText xml:space="preserve"> effectively</w:delText>
        </w:r>
      </w:del>
      <w:r>
        <w:t xml:space="preserve">. Application codes should also be equipped with </w:t>
      </w:r>
      <w:ins w:id="646" w:author="." w:date="2011-07-06T09:22:00Z">
        <w:r w:rsidR="00C50DE8">
          <w:t xml:space="preserve">a </w:t>
        </w:r>
      </w:ins>
      <w:r>
        <w:t>generalized domain partitioning routine to run a simulation with any number of processors</w:t>
      </w:r>
      <w:del w:id="647" w:author="." w:date="2011-07-06T09:22:00Z">
        <w:r w:rsidDel="00C50DE8">
          <w:delText>,</w:delText>
        </w:r>
      </w:del>
      <w:r>
        <w:t xml:space="preserve"> without harming their parallel efficiency</w:t>
      </w:r>
      <w:ins w:id="648" w:author="." w:date="2011-07-06T09:22:00Z">
        <w:r w:rsidR="00C50DE8">
          <w:t>.</w:t>
        </w:r>
      </w:ins>
      <w:r>
        <w:t xml:space="preserve"> </w:t>
      </w:r>
      <w:commentRangeStart w:id="649"/>
      <w:del w:id="650" w:author="." w:date="2011-07-06T09:22:00Z">
        <w:r w:rsidDel="00C50DE8">
          <w:delText>a</w:delText>
        </w:r>
      </w:del>
      <w:commentRangeEnd w:id="649"/>
      <w:r w:rsidR="00C50DE8">
        <w:rPr>
          <w:rStyle w:val="CommentReference"/>
        </w:rPr>
        <w:commentReference w:id="649"/>
      </w:r>
      <w:del w:id="651" w:author="." w:date="2011-07-06T09:22:00Z">
        <w:r w:rsidDel="00C50DE8">
          <w:delText xml:space="preserve"> lot. </w:delText>
        </w:r>
      </w:del>
      <w:r>
        <w:t xml:space="preserve">Another change implemented </w:t>
      </w:r>
      <w:del w:id="652" w:author="." w:date="2011-07-06T09:23:00Z">
        <w:r w:rsidDel="00C50DE8">
          <w:delText xml:space="preserve">on </w:delText>
        </w:r>
      </w:del>
      <w:ins w:id="653" w:author="." w:date="2011-07-06T09:23:00Z">
        <w:r w:rsidR="00C50DE8">
          <w:t xml:space="preserve">in the </w:t>
        </w:r>
      </w:ins>
      <w:r>
        <w:t xml:space="preserve">application codes is the time checking routine. The runtime of each application is meaningless in running a LB since this runtime contains idle waiting on </w:t>
      </w:r>
      <w:ins w:id="654" w:author="." w:date="2011-07-06T09:23:00Z">
        <w:r w:rsidR="009F1066">
          <w:t xml:space="preserve">the </w:t>
        </w:r>
      </w:ins>
      <w:r>
        <w:t xml:space="preserve">inter-domain information exchange as well as the individual simulation time. </w:t>
      </w:r>
      <w:del w:id="655" w:author="." w:date="2011-07-06T09:23:00Z">
        <w:r w:rsidDel="009F1066">
          <w:delText xml:space="preserve">This </w:delText>
        </w:r>
      </w:del>
      <w:ins w:id="656" w:author="." w:date="2011-07-06T09:23:00Z">
        <w:r w:rsidR="009F1066">
          <w:t xml:space="preserve">The </w:t>
        </w:r>
      </w:ins>
      <w:r>
        <w:t xml:space="preserve">actual runtime can be counted by putting </w:t>
      </w:r>
      <w:del w:id="657" w:author="." w:date="2011-07-06T09:24:00Z">
        <w:r w:rsidDel="009F1066">
          <w:delText xml:space="preserve">two </w:delText>
        </w:r>
      </w:del>
      <w:ins w:id="658" w:author="." w:date="2011-07-06T09:24:00Z">
        <w:r w:rsidR="009F1066">
          <w:t xml:space="preserve">a </w:t>
        </w:r>
      </w:ins>
      <w:r>
        <w:t>wall-time function</w:t>
      </w:r>
      <w:del w:id="659" w:author="." w:date="2011-07-06T09:24:00Z">
        <w:r w:rsidDel="009F1066">
          <w:delText>s</w:delText>
        </w:r>
      </w:del>
      <w:r>
        <w:t xml:space="preserve"> before and after the information exchange routine.</w:t>
      </w:r>
    </w:p>
    <w:p w:rsidR="001F750D" w:rsidRPr="001F750D" w:rsidRDefault="001F750D" w:rsidP="001F750D">
      <w:r>
        <w:lastRenderedPageBreak/>
        <w:t xml:space="preserve">The generation of an application manager and the changes in application codes raise the possible simulation scenarios </w:t>
      </w:r>
      <w:del w:id="660" w:author="." w:date="2011-07-06T09:25:00Z">
        <w:r w:rsidDel="00FB4B79">
          <w:delText>as given</w:delText>
        </w:r>
      </w:del>
      <w:ins w:id="661" w:author="." w:date="2011-07-06T09:25:00Z">
        <w:r w:rsidR="00FB4B79">
          <w:t>shown</w:t>
        </w:r>
      </w:ins>
      <w:r>
        <w:t xml:space="preserve"> in Fig. 6. The first (</w:t>
      </w:r>
      <w:del w:id="662" w:author="." w:date="2011-07-06T09:25:00Z">
        <w:r w:rsidDel="00FB4B79">
          <w:delText>leftmost</w:delText>
        </w:r>
      </w:del>
      <w:ins w:id="663" w:author="." w:date="2011-07-06T09:25:00Z">
        <w:r w:rsidR="00FB4B79">
          <w:t>extreme left</w:t>
        </w:r>
      </w:ins>
      <w:r>
        <w:t xml:space="preserve">) </w:t>
      </w:r>
      <w:ins w:id="664" w:author="." w:date="2011-07-06T09:25:00Z">
        <w:r w:rsidR="00FB4B79">
          <w:t xml:space="preserve">scenario </w:t>
        </w:r>
      </w:ins>
      <w:r>
        <w:t>shows the time evolution of a coupled simulation under a conventional job submission (which we define</w:t>
      </w:r>
      <w:ins w:id="665" w:author="." w:date="2011-07-06T09:25:00Z">
        <w:r w:rsidR="00FB4B79">
          <w:t>d</w:t>
        </w:r>
      </w:ins>
      <w:r>
        <w:t xml:space="preserve"> </w:t>
      </w:r>
      <w:del w:id="666" w:author="." w:date="2011-07-06T09:25:00Z">
        <w:r w:rsidDel="00FB4B79">
          <w:delText>to be</w:delText>
        </w:r>
      </w:del>
      <w:ins w:id="667" w:author="." w:date="2011-07-06T09:25:00Z">
        <w:r w:rsidR="00FB4B79">
          <w:t>as</w:t>
        </w:r>
      </w:ins>
      <w:r>
        <w:t xml:space="preserve"> scenario S0), and others using a BigJob </w:t>
      </w:r>
      <w:ins w:id="668" w:author="." w:date="2011-07-06T09:25:00Z">
        <w:r w:rsidR="00FB4B79">
          <w:t xml:space="preserve">application </w:t>
        </w:r>
      </w:ins>
      <w:r>
        <w:t xml:space="preserve">(denoted as S1). For S0, individual tasks with resource requirements of </w:t>
      </w:r>
      <w:r>
        <w:rPr>
          <w:i/>
        </w:rPr>
        <w:t>PE</w:t>
      </w:r>
      <w:r w:rsidRPr="001F750D">
        <w:rPr>
          <w:i/>
          <w:vertAlign w:val="subscript"/>
        </w:rPr>
        <w:t>CFD</w:t>
      </w:r>
      <w:r>
        <w:t xml:space="preserve"> and </w:t>
      </w:r>
      <w:r>
        <w:rPr>
          <w:i/>
        </w:rPr>
        <w:t>PE</w:t>
      </w:r>
      <w:r>
        <w:rPr>
          <w:i/>
          <w:vertAlign w:val="subscript"/>
        </w:rPr>
        <w:t>M</w:t>
      </w:r>
      <w:r w:rsidRPr="001F750D">
        <w:rPr>
          <w:i/>
          <w:vertAlign w:val="subscript"/>
        </w:rPr>
        <w:t>D</w:t>
      </w:r>
      <w:r>
        <w:t xml:space="preserve"> </w:t>
      </w:r>
      <w:ins w:id="669" w:author="." w:date="2011-07-06T09:26:00Z">
        <w:r w:rsidR="00FB4B79">
          <w:t xml:space="preserve">, </w:t>
        </w:r>
      </w:ins>
      <w:r>
        <w:t xml:space="preserve">respectively, are independently submitted to the conventional </w:t>
      </w:r>
      <w:del w:id="670" w:author="." w:date="2011-07-06T11:29:00Z">
        <w:r w:rsidR="00290A51" w:rsidDel="00DE0D31">
          <w:delText>queueing</w:delText>
        </w:r>
      </w:del>
      <w:ins w:id="671" w:author="." w:date="2011-07-06T11:29:00Z">
        <w:r w:rsidR="00DE0D31">
          <w:t>queuing</w:t>
        </w:r>
      </w:ins>
      <w:r>
        <w:t xml:space="preserve"> system</w:t>
      </w:r>
      <w:ins w:id="672" w:author="." w:date="2011-07-06T09:26:00Z">
        <w:r w:rsidR="00FB4B79">
          <w:t>,</w:t>
        </w:r>
      </w:ins>
      <w:r>
        <w:t xml:space="preserve"> and </w:t>
      </w:r>
      <w:ins w:id="673" w:author="." w:date="2011-07-06T09:26:00Z">
        <w:r w:rsidR="00FB4B79">
          <w:t xml:space="preserve">the </w:t>
        </w:r>
      </w:ins>
      <w:r>
        <w:t xml:space="preserve">job scheduler recognizes these coupled tasks as two distinct jobs. Thus, </w:t>
      </w:r>
      <w:ins w:id="674" w:author="." w:date="2011-07-06T09:26:00Z">
        <w:r w:rsidR="007860E3">
          <w:t xml:space="preserve">on average, </w:t>
        </w:r>
      </w:ins>
      <w:r>
        <w:t>they start at different times</w:t>
      </w:r>
      <w:del w:id="675" w:author="." w:date="2011-07-06T09:26:00Z">
        <w:r w:rsidDel="007860E3">
          <w:delText xml:space="preserve"> on average</w:delText>
        </w:r>
      </w:del>
      <w:r>
        <w:t xml:space="preserve">. In this case, both tasks wait </w:t>
      </w:r>
      <w:del w:id="676" w:author="." w:date="2011-07-06T09:27:00Z">
        <w:r w:rsidDel="007860E3">
          <w:delText xml:space="preserve">on </w:delText>
        </w:r>
      </w:del>
      <w:ins w:id="677" w:author="." w:date="2011-07-06T09:27:00Z">
        <w:r w:rsidR="007860E3">
          <w:t xml:space="preserve">in </w:t>
        </w:r>
      </w:ins>
      <w:r>
        <w:t>the queue when no job is allocated (waiting stage)</w:t>
      </w:r>
      <w:ins w:id="678" w:author="." w:date="2011-07-06T09:27:00Z">
        <w:r w:rsidR="007860E3">
          <w:t>.</w:t>
        </w:r>
      </w:ins>
      <w:del w:id="679" w:author="." w:date="2011-07-06T09:27:00Z">
        <w:r w:rsidDel="007860E3">
          <w:delText>,</w:delText>
        </w:r>
      </w:del>
      <w:r>
        <w:t xml:space="preserve"> </w:t>
      </w:r>
      <w:ins w:id="680" w:author="." w:date="2011-07-06T09:27:00Z">
        <w:r w:rsidR="007860E3">
          <w:t>T</w:t>
        </w:r>
      </w:ins>
      <w:del w:id="681" w:author="." w:date="2011-07-06T09:27:00Z">
        <w:r w:rsidDel="007860E3">
          <w:delText>t</w:delText>
        </w:r>
      </w:del>
      <w:r>
        <w:t xml:space="preserve">he first allocated job idles to perform data exchange with its counterpart (idling stage), and the actual simulation starts when both jobs are allocated (running stage). On the other hand, for scenario S1, a BigJob of size </w:t>
      </w:r>
      <w:r>
        <w:rPr>
          <w:i/>
        </w:rPr>
        <w:t>PE</w:t>
      </w:r>
      <w:r w:rsidRPr="001F750D">
        <w:rPr>
          <w:i/>
          <w:vertAlign w:val="subscript"/>
        </w:rPr>
        <w:t>CFD</w:t>
      </w:r>
      <w:r>
        <w:t xml:space="preserve"> + </w:t>
      </w:r>
      <w:r>
        <w:rPr>
          <w:i/>
        </w:rPr>
        <w:t>PE</w:t>
      </w:r>
      <w:r>
        <w:rPr>
          <w:i/>
          <w:vertAlign w:val="subscript"/>
        </w:rPr>
        <w:t>M</w:t>
      </w:r>
      <w:r w:rsidRPr="001F750D">
        <w:rPr>
          <w:i/>
          <w:vertAlign w:val="subscript"/>
        </w:rPr>
        <w:t>D</w:t>
      </w:r>
      <w:r>
        <w:t xml:space="preserve"> is submitted to the queue, and coupled simulation directly starts when the resource is assigned to this BigJob. Because of </w:t>
      </w:r>
      <w:ins w:id="682" w:author="." w:date="2011-07-06T09:27:00Z">
        <w:r w:rsidR="00934EE9">
          <w:t xml:space="preserve">the </w:t>
        </w:r>
      </w:ins>
      <w:r>
        <w:t xml:space="preserve">co-scheduling of sub-jobs, a BigJob is free from </w:t>
      </w:r>
      <w:ins w:id="683" w:author="." w:date="2011-07-06T09:27:00Z">
        <w:r w:rsidR="00934EE9">
          <w:t xml:space="preserve">a </w:t>
        </w:r>
      </w:ins>
      <w:r>
        <w:t>long inactive mode</w:t>
      </w:r>
      <w:ins w:id="684" w:author="." w:date="2011-07-06T09:27:00Z">
        <w:r w:rsidR="00934EE9">
          <w:t>,</w:t>
        </w:r>
      </w:ins>
      <w:r>
        <w:t xml:space="preserve"> which is frequent in conventional job submission, while </w:t>
      </w:r>
      <w:ins w:id="685" w:author="." w:date="2011-07-06T09:27:00Z">
        <w:r w:rsidR="00934EE9">
          <w:t xml:space="preserve">the </w:t>
        </w:r>
      </w:ins>
      <w:r>
        <w:t xml:space="preserve">total runtime is the same if the resource distribution to </w:t>
      </w:r>
      <w:ins w:id="686" w:author="." w:date="2011-07-06T09:27:00Z">
        <w:r w:rsidR="00934EE9">
          <w:t xml:space="preserve">the </w:t>
        </w:r>
      </w:ins>
      <w:r>
        <w:t xml:space="preserve">sub-jobs is identical. However, eliminating </w:t>
      </w:r>
      <w:ins w:id="687" w:author="." w:date="2011-07-06T09:27:00Z">
        <w:r w:rsidR="00934EE9">
          <w:t xml:space="preserve">the </w:t>
        </w:r>
      </w:ins>
      <w:r>
        <w:t>inactive mode in itself does not guarantee a reduction in the total runtime</w:t>
      </w:r>
      <w:del w:id="688" w:author="." w:date="2011-07-06T09:28:00Z">
        <w:r w:rsidDel="00934EE9">
          <w:delText>,</w:delText>
        </w:r>
      </w:del>
      <w:r>
        <w:t xml:space="preserve"> because a larger single allocation may result in a greater queue waiting time than</w:t>
      </w:r>
      <w:ins w:id="689" w:author="." w:date="2011-07-06T09:28:00Z">
        <w:r w:rsidR="00934EE9">
          <w:t xml:space="preserve"> that when</w:t>
        </w:r>
      </w:ins>
      <w:r>
        <w:t xml:space="preserve"> two simulations request</w:t>
      </w:r>
      <w:ins w:id="690" w:author="." w:date="2011-07-06T09:28:00Z">
        <w:r w:rsidR="00934EE9">
          <w:t xml:space="preserve"> a</w:t>
        </w:r>
      </w:ins>
      <w:del w:id="691" w:author="." w:date="2011-07-06T09:28:00Z">
        <w:r w:rsidDel="00934EE9">
          <w:delText>ing</w:delText>
        </w:r>
      </w:del>
      <w:r>
        <w:t xml:space="preserve"> smaller number of processors each (but </w:t>
      </w:r>
      <w:ins w:id="692" w:author="." w:date="2011-07-06T09:28:00Z">
        <w:r w:rsidR="00934EE9">
          <w:t xml:space="preserve">with the </w:t>
        </w:r>
      </w:ins>
      <w:del w:id="693" w:author="." w:date="2011-07-06T09:28:00Z">
        <w:r w:rsidDel="00934EE9">
          <w:delText xml:space="preserve">the </w:delText>
        </w:r>
      </w:del>
      <w:ins w:id="694" w:author="." w:date="2011-07-06T09:28:00Z">
        <w:r w:rsidR="00934EE9">
          <w:t xml:space="preserve">same </w:t>
        </w:r>
      </w:ins>
      <w:r>
        <w:t>total</w:t>
      </w:r>
      <w:del w:id="695" w:author="." w:date="2011-07-06T09:28:00Z">
        <w:r w:rsidDel="00934EE9">
          <w:delText xml:space="preserve"> being the same</w:delText>
        </w:r>
      </w:del>
      <w:r>
        <w:t xml:space="preserve">). The same situation can arise for the load-balanced case with one BigJob (S1\lb). From the comparison between S1 and S0, we can estimate the performance gain by </w:t>
      </w:r>
      <w:ins w:id="696" w:author="." w:date="2011-07-06T09:29:00Z">
        <w:r w:rsidR="00ED541B">
          <w:t xml:space="preserve">the </w:t>
        </w:r>
      </w:ins>
      <w:r>
        <w:t>concurrent start of distinct coupled codes</w:t>
      </w:r>
      <w:ins w:id="697" w:author="." w:date="2011-07-06T09:29:00Z">
        <w:r w:rsidR="00ED541B">
          <w:t>.</w:t>
        </w:r>
      </w:ins>
      <w:del w:id="698" w:author="." w:date="2011-07-06T09:29:00Z">
        <w:r w:rsidDel="00ED541B">
          <w:delText>;</w:delText>
        </w:r>
      </w:del>
      <w:r>
        <w:t xml:space="preserve"> </w:t>
      </w:r>
      <w:ins w:id="699" w:author="." w:date="2011-07-06T09:29:00Z">
        <w:r w:rsidR="00ED541B">
          <w:t xml:space="preserve">Compared with other </w:t>
        </w:r>
        <w:commentRangeStart w:id="700"/>
        <w:r w:rsidR="00ED541B">
          <w:t>scenarios</w:t>
        </w:r>
      </w:ins>
      <w:commentRangeEnd w:id="700"/>
      <w:ins w:id="701" w:author="." w:date="2011-07-06T09:30:00Z">
        <w:r w:rsidR="009F29E6">
          <w:rPr>
            <w:rStyle w:val="CommentReference"/>
          </w:rPr>
          <w:commentReference w:id="700"/>
        </w:r>
      </w:ins>
      <w:ins w:id="702" w:author="." w:date="2011-07-06T09:29:00Z">
        <w:r w:rsidR="00ED541B">
          <w:t xml:space="preserve">, the </w:t>
        </w:r>
      </w:ins>
      <w:r>
        <w:t xml:space="preserve">S1\lb solution </w:t>
      </w:r>
      <w:del w:id="703" w:author="." w:date="2011-07-06T09:29:00Z">
        <w:r w:rsidDel="00ED541B">
          <w:delText xml:space="preserve">compared to other scenarios will </w:delText>
        </w:r>
      </w:del>
      <w:r>
        <w:t>demonstrate</w:t>
      </w:r>
      <w:ins w:id="704" w:author="." w:date="2011-07-06T09:30:00Z">
        <w:r w:rsidR="00ED541B">
          <w:t>s</w:t>
        </w:r>
      </w:ins>
      <w:r>
        <w:t xml:space="preserve"> the benefit of a load-balancing function on coupled simulation</w:t>
      </w:r>
      <w:ins w:id="705" w:author="." w:date="2011-07-06T09:30:00Z">
        <w:r w:rsidR="009F29E6">
          <w:t>s</w:t>
        </w:r>
      </w:ins>
      <w:r>
        <w:t>.</w:t>
      </w:r>
    </w:p>
    <w:p w:rsidR="00182CE4" w:rsidRDefault="00182CE4" w:rsidP="00182CE4">
      <w:pPr>
        <w:jc w:val="center"/>
      </w:pPr>
      <w:r>
        <w:rPr>
          <w:noProof/>
          <w:lang w:val="sv-SE" w:eastAsia="ko-KR"/>
        </w:rPr>
        <w:lastRenderedPageBreak/>
        <w:drawing>
          <wp:inline distT="0" distB="0" distL="0" distR="0">
            <wp:extent cx="4418013" cy="5325533"/>
            <wp:effectExtent l="25400" t="0" r="1587" b="0"/>
            <wp:docPr id="22" name="Picture 21" descr=":fig6.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g6.tiff"/>
                    <pic:cNvPicPr>
                      <a:picLocks noChangeAspect="1" noChangeArrowheads="1"/>
                    </pic:cNvPicPr>
                  </pic:nvPicPr>
                  <pic:blipFill>
                    <a:blip r:embed="rId28" cstate="print"/>
                    <a:srcRect/>
                    <a:stretch>
                      <a:fillRect/>
                    </a:stretch>
                  </pic:blipFill>
                  <pic:spPr bwMode="auto">
                    <a:xfrm>
                      <a:off x="0" y="0"/>
                      <a:ext cx="4418144" cy="5325691"/>
                    </a:xfrm>
                    <a:prstGeom prst="rect">
                      <a:avLst/>
                    </a:prstGeom>
                    <a:noFill/>
                    <a:ln w="9525">
                      <a:noFill/>
                      <a:miter lim="800000"/>
                      <a:headEnd/>
                      <a:tailEnd/>
                    </a:ln>
                  </pic:spPr>
                </pic:pic>
              </a:graphicData>
            </a:graphic>
          </wp:inline>
        </w:drawing>
      </w:r>
    </w:p>
    <w:p w:rsidR="00182CE4" w:rsidRDefault="00182CE4" w:rsidP="001F750D"/>
    <w:p w:rsidR="00182CE4" w:rsidRPr="00890002" w:rsidRDefault="00182CE4" w:rsidP="00182CE4">
      <w:pPr>
        <w:pStyle w:val="ListParagraph"/>
        <w:numPr>
          <w:ilvl w:val="0"/>
          <w:numId w:val="13"/>
        </w:numPr>
        <w:rPr>
          <w:b/>
        </w:rPr>
      </w:pPr>
      <w:r w:rsidRPr="00890002">
        <w:rPr>
          <w:b/>
        </w:rPr>
        <w:t>Multi-physics Flow Simulations in Various Flow Conditions</w:t>
      </w:r>
    </w:p>
    <w:p w:rsidR="00182CE4" w:rsidRDefault="00182CE4" w:rsidP="00182CE4">
      <w:r w:rsidRPr="00182CE4">
        <w:t xml:space="preserve">A hybrid CFD-MD framework is employed to solve the multi-physics flow in nano-scale. </w:t>
      </w:r>
      <w:ins w:id="706" w:author="." w:date="2011-07-06T09:30:00Z">
        <w:r w:rsidR="009F29E6">
          <w:t>The e</w:t>
        </w:r>
      </w:ins>
      <w:del w:id="707" w:author="." w:date="2011-07-06T09:30:00Z">
        <w:r w:rsidRPr="00182CE4" w:rsidDel="009F29E6">
          <w:delText>E</w:delText>
        </w:r>
      </w:del>
      <w:r w:rsidRPr="00182CE4">
        <w:t>xperiment</w:t>
      </w:r>
      <w:del w:id="708" w:author="." w:date="2011-07-06T09:31:00Z">
        <w:r w:rsidRPr="00182CE4" w:rsidDel="009F29E6">
          <w:delText>ed</w:delText>
        </w:r>
      </w:del>
      <w:r w:rsidRPr="00182CE4">
        <w:t xml:space="preserve"> problems are </w:t>
      </w:r>
      <w:del w:id="709" w:author="." w:date="2011-07-06T09:31:00Z">
        <w:r w:rsidRPr="00182CE4" w:rsidDel="00DC6053">
          <w:delText xml:space="preserve">a </w:delText>
        </w:r>
      </w:del>
      <w:ins w:id="710" w:author="." w:date="2011-07-06T09:31:00Z">
        <w:r w:rsidR="00DC6053">
          <w:t>the</w:t>
        </w:r>
        <w:r w:rsidR="00DC6053" w:rsidRPr="00182CE4">
          <w:t xml:space="preserve"> </w:t>
        </w:r>
      </w:ins>
      <w:r w:rsidRPr="00182CE4">
        <w:t xml:space="preserve">sudden-start Couette flow and the oscillating boundary </w:t>
      </w:r>
      <w:del w:id="711" w:author="." w:date="2011-07-06T09:31:00Z">
        <w:r w:rsidRPr="00182CE4" w:rsidDel="00DC6053">
          <w:delText>problem</w:delText>
        </w:r>
      </w:del>
      <w:ins w:id="712" w:author="." w:date="2011-07-06T09:31:00Z">
        <w:r w:rsidR="00DC6053">
          <w:t>issue</w:t>
        </w:r>
      </w:ins>
      <w:r w:rsidRPr="00182CE4">
        <w:t xml:space="preserve">. We start </w:t>
      </w:r>
      <w:del w:id="713" w:author="." w:date="2011-07-06T09:31:00Z">
        <w:r w:rsidRPr="00182CE4" w:rsidDel="00DC6053">
          <w:delText xml:space="preserve">from </w:delText>
        </w:r>
      </w:del>
      <w:ins w:id="714" w:author="." w:date="2011-07-06T09:31:00Z">
        <w:r w:rsidR="00DC6053">
          <w:t>by</w:t>
        </w:r>
        <w:r w:rsidR="00DC6053" w:rsidRPr="00182CE4">
          <w:t xml:space="preserve"> </w:t>
        </w:r>
      </w:ins>
      <w:r w:rsidRPr="00182CE4">
        <w:t xml:space="preserve">determining </w:t>
      </w:r>
      <w:ins w:id="715" w:author="." w:date="2011-07-06T09:31:00Z">
        <w:r w:rsidR="00DC6053">
          <w:t xml:space="preserve">the </w:t>
        </w:r>
      </w:ins>
      <w:r w:rsidRPr="00182CE4">
        <w:t xml:space="preserve">coupling parameters </w:t>
      </w:r>
      <w:del w:id="716" w:author="." w:date="2011-07-06T09:31:00Z">
        <w:r w:rsidRPr="00182CE4" w:rsidDel="00DC6053">
          <w:delText xml:space="preserve">to </w:delText>
        </w:r>
      </w:del>
      <w:ins w:id="717" w:author="." w:date="2011-07-06T09:31:00Z">
        <w:r w:rsidR="00DC6053">
          <w:t>of</w:t>
        </w:r>
        <w:r w:rsidR="00DC6053" w:rsidRPr="00182CE4">
          <w:t xml:space="preserve"> </w:t>
        </w:r>
      </w:ins>
      <w:r w:rsidRPr="00182CE4">
        <w:t xml:space="preserve">the validation and verification of the hybrid simulation framework, </w:t>
      </w:r>
      <w:ins w:id="718" w:author="." w:date="2011-07-06T09:31:00Z">
        <w:r w:rsidR="00DC6053">
          <w:t xml:space="preserve">and </w:t>
        </w:r>
      </w:ins>
      <w:r w:rsidRPr="00182CE4">
        <w:t xml:space="preserve">then </w:t>
      </w:r>
      <w:commentRangeStart w:id="719"/>
      <w:ins w:id="720" w:author="." w:date="2011-07-06T09:31:00Z">
        <w:r w:rsidR="00DC6053">
          <w:t>pr</w:t>
        </w:r>
      </w:ins>
      <w:ins w:id="721" w:author="." w:date="2011-07-06T09:32:00Z">
        <w:r w:rsidR="00DC6053">
          <w:t>o</w:t>
        </w:r>
      </w:ins>
      <w:ins w:id="722" w:author="." w:date="2011-07-06T09:31:00Z">
        <w:r w:rsidR="00DC6053">
          <w:t>ceed</w:t>
        </w:r>
      </w:ins>
      <w:commentRangeEnd w:id="719"/>
      <w:ins w:id="723" w:author="." w:date="2011-07-06T09:32:00Z">
        <w:r w:rsidR="003D5BA0">
          <w:rPr>
            <w:rStyle w:val="CommentReference"/>
          </w:rPr>
          <w:commentReference w:id="719"/>
        </w:r>
      </w:ins>
      <w:ins w:id="724" w:author="." w:date="2011-07-06T09:31:00Z">
        <w:r w:rsidR="00DC6053">
          <w:t xml:space="preserve"> </w:t>
        </w:r>
      </w:ins>
      <w:r w:rsidRPr="00182CE4">
        <w:t xml:space="preserve">to the exploration of the moderate-speed flow simulation and </w:t>
      </w:r>
      <w:ins w:id="725" w:author="." w:date="2011-07-06T09:32:00Z">
        <w:r w:rsidR="003D5BA0">
          <w:t xml:space="preserve">the </w:t>
        </w:r>
      </w:ins>
      <w:r w:rsidRPr="00182CE4">
        <w:t>time-accurate hybrid simulation.</w:t>
      </w:r>
    </w:p>
    <w:p w:rsidR="00182CE4" w:rsidRDefault="00182CE4" w:rsidP="00182CE4"/>
    <w:p w:rsidR="00182CE4" w:rsidRDefault="00182CE4" w:rsidP="00182CE4">
      <w:pPr>
        <w:ind w:firstLine="720"/>
        <w:rPr>
          <w:i/>
        </w:rPr>
      </w:pPr>
      <w:r w:rsidRPr="00182CE4">
        <w:rPr>
          <w:i/>
        </w:rPr>
        <w:t>4.1. Problem Description and Coupling Conditions</w:t>
      </w:r>
    </w:p>
    <w:p w:rsidR="001E23D4" w:rsidRDefault="00182CE4" w:rsidP="00182CE4">
      <w:r>
        <w:t xml:space="preserve">All applications we examine are internal flow fields filled with </w:t>
      </w:r>
      <w:del w:id="726" w:author="." w:date="2011-07-06T09:32:00Z">
        <w:r w:rsidDel="003D5BA0">
          <w:delText xml:space="preserve">the </w:delText>
        </w:r>
      </w:del>
      <w:r>
        <w:t xml:space="preserve">liquid argon. </w:t>
      </w:r>
      <w:ins w:id="727" w:author="." w:date="2011-07-06T09:32:00Z">
        <w:r w:rsidR="003D5BA0">
          <w:t>The c</w:t>
        </w:r>
      </w:ins>
      <w:del w:id="728" w:author="." w:date="2011-07-06T09:32:00Z">
        <w:r w:rsidDel="003D5BA0">
          <w:delText>C</w:delText>
        </w:r>
      </w:del>
      <w:r>
        <w:t>haracteristic length of</w:t>
      </w:r>
      <w:r w:rsidR="001E23D4">
        <w:t xml:space="preserve"> liquid argon is σ=3.405x10</w:t>
      </w:r>
      <w:r w:rsidR="001E23D4" w:rsidRPr="001E23D4">
        <w:rPr>
          <w:vertAlign w:val="superscript"/>
        </w:rPr>
        <w:t>-10</w:t>
      </w:r>
      <w:r w:rsidR="001E23D4">
        <w:t xml:space="preserve"> and </w:t>
      </w:r>
      <w:ins w:id="729" w:author="." w:date="2011-07-06T09:33:00Z">
        <w:r w:rsidR="003D5BA0">
          <w:t xml:space="preserve">the </w:t>
        </w:r>
      </w:ins>
      <w:r w:rsidR="001E23D4">
        <w:t xml:space="preserve">time scale is </w:t>
      </w:r>
      <w:r w:rsidR="001E23D4">
        <w:sym w:font="Symbol" w:char="F074"/>
      </w:r>
      <w:r w:rsidR="001E23D4">
        <w:t>=2.2x10</w:t>
      </w:r>
      <w:r w:rsidR="001E23D4" w:rsidRPr="001E23D4">
        <w:rPr>
          <w:vertAlign w:val="superscript"/>
        </w:rPr>
        <w:t>-12</w:t>
      </w:r>
      <w:r w:rsidR="001E23D4">
        <w:t xml:space="preserve">. </w:t>
      </w:r>
      <w:ins w:id="730" w:author="." w:date="2011-07-06T09:33:00Z">
        <w:r w:rsidR="003D5BA0">
          <w:t xml:space="preserve">The </w:t>
        </w:r>
      </w:ins>
      <w:r w:rsidR="001E23D4">
        <w:t xml:space="preserve">Density is </w:t>
      </w:r>
      <w:r>
        <w:t>0.81m</w:t>
      </w:r>
      <w:r w:rsidR="001E23D4">
        <w:t>σ</w:t>
      </w:r>
      <w:r w:rsidR="001E23D4" w:rsidRPr="001E23D4">
        <w:rPr>
          <w:vertAlign w:val="superscript"/>
        </w:rPr>
        <w:t>-3</w:t>
      </w:r>
      <w:r>
        <w:t xml:space="preserve">, which means </w:t>
      </w:r>
      <w:r>
        <w:lastRenderedPageBreak/>
        <w:t>0.81 atoms are included in the characteristic volume.</w:t>
      </w:r>
      <w:r w:rsidR="001E23D4">
        <w:t xml:space="preserve"> </w:t>
      </w:r>
      <w:r>
        <w:t xml:space="preserve">The fluid domain is a channel system </w:t>
      </w:r>
      <w:del w:id="731" w:author="." w:date="2011-07-06T09:33:00Z">
        <w:r w:rsidDel="001C72D6">
          <w:delText xml:space="preserve">which </w:delText>
        </w:r>
      </w:del>
      <w:ins w:id="732" w:author="." w:date="2011-07-06T09:33:00Z">
        <w:r w:rsidR="001C72D6">
          <w:t xml:space="preserve">that </w:t>
        </w:r>
      </w:ins>
      <w:r>
        <w:t xml:space="preserve">consists of two parallel plates placed in </w:t>
      </w:r>
      <w:ins w:id="733" w:author="." w:date="2011-07-06T09:33:00Z">
        <w:r w:rsidR="001C72D6">
          <w:t xml:space="preserve">a </w:t>
        </w:r>
      </w:ins>
      <w:r>
        <w:t xml:space="preserve">vertical direction. </w:t>
      </w:r>
      <w:ins w:id="734" w:author="." w:date="2011-07-06T09:33:00Z">
        <w:r w:rsidR="001C72D6">
          <w:t xml:space="preserve">The domain </w:t>
        </w:r>
      </w:ins>
      <w:ins w:id="735" w:author="." w:date="2011-07-06T09:34:00Z">
        <w:r w:rsidR="001C72D6">
          <w:t>is filled with l</w:t>
        </w:r>
      </w:ins>
      <w:del w:id="736" w:author="." w:date="2011-07-06T09:34:00Z">
        <w:r w:rsidDel="001C72D6">
          <w:delText>L</w:delText>
        </w:r>
      </w:del>
      <w:r>
        <w:t xml:space="preserve">iquid argon particles </w:t>
      </w:r>
      <w:del w:id="737" w:author="." w:date="2011-07-06T09:33:00Z">
        <w:r w:rsidDel="001C72D6">
          <w:delText xml:space="preserve">are </w:delText>
        </w:r>
      </w:del>
      <w:del w:id="738" w:author="." w:date="2011-07-06T09:34:00Z">
        <w:r w:rsidDel="001C72D6">
          <w:delText>fill</w:delText>
        </w:r>
      </w:del>
      <w:del w:id="739" w:author="." w:date="2011-07-06T09:33:00Z">
        <w:r w:rsidDel="001C72D6">
          <w:delText>ed</w:delText>
        </w:r>
      </w:del>
      <w:del w:id="740" w:author="." w:date="2011-07-06T09:34:00Z">
        <w:r w:rsidDel="001C72D6">
          <w:delText xml:space="preserve"> </w:delText>
        </w:r>
      </w:del>
      <w:del w:id="741" w:author="." w:date="2011-07-06T09:33:00Z">
        <w:r w:rsidDel="001C72D6">
          <w:delText xml:space="preserve">in the domain </w:delText>
        </w:r>
      </w:del>
      <w:r>
        <w:t xml:space="preserve">and both walls have artificial properties </w:t>
      </w:r>
      <w:del w:id="742" w:author="." w:date="2011-07-06T09:34:00Z">
        <w:r w:rsidDel="006D44D6">
          <w:delText xml:space="preserve">which </w:delText>
        </w:r>
      </w:del>
      <w:ins w:id="743" w:author="." w:date="2011-07-06T09:34:00Z">
        <w:r w:rsidR="006D44D6">
          <w:t xml:space="preserve">that </w:t>
        </w:r>
      </w:ins>
      <w:del w:id="744" w:author="." w:date="2011-07-06T09:34:00Z">
        <w:r w:rsidDel="006D44D6">
          <w:delText xml:space="preserve">is </w:delText>
        </w:r>
      </w:del>
      <w:ins w:id="745" w:author="." w:date="2011-07-06T09:34:00Z">
        <w:r w:rsidR="006D44D6">
          <w:t xml:space="preserve">are </w:t>
        </w:r>
      </w:ins>
      <w:r>
        <w:t xml:space="preserve">the same as those of liquid argon. The slip </w:t>
      </w:r>
      <w:r w:rsidR="00290A51">
        <w:t>ratio between fluid and solid particles is</w:t>
      </w:r>
      <w:r>
        <w:t xml:space="preserve"> set </w:t>
      </w:r>
      <w:ins w:id="746" w:author="." w:date="2011-07-06T09:34:00Z">
        <w:r w:rsidR="006D44D6">
          <w:t xml:space="preserve">at </w:t>
        </w:r>
      </w:ins>
      <w:r>
        <w:t>0.6</w:t>
      </w:r>
      <w:del w:id="747" w:author="." w:date="2011-07-06T09:34:00Z">
        <w:r w:rsidDel="006D44D6">
          <w:delText>,</w:delText>
        </w:r>
      </w:del>
      <w:r>
        <w:t xml:space="preserve"> to satisfy the linear velocity gradient along </w:t>
      </w:r>
      <w:del w:id="748" w:author="." w:date="2011-07-06T09:34:00Z">
        <w:r w:rsidDel="006D44D6">
          <w:delText xml:space="preserve">the </w:delText>
        </w:r>
      </w:del>
      <w:ins w:id="749" w:author="." w:date="2011-07-06T09:34:00Z">
        <w:r w:rsidR="006D44D6">
          <w:t xml:space="preserve">a </w:t>
        </w:r>
      </w:ins>
      <w:r>
        <w:t>vertical direction</w:t>
      </w:r>
      <w:r w:rsidR="001E23D4">
        <w:t xml:space="preserve"> [7]. </w:t>
      </w:r>
      <w:ins w:id="750" w:author="." w:date="2011-07-06T09:34:00Z">
        <w:r w:rsidR="006D44D6">
          <w:t xml:space="preserve">The </w:t>
        </w:r>
      </w:ins>
      <w:del w:id="751" w:author="." w:date="2011-07-06T09:34:00Z">
        <w:r w:rsidR="001E23D4" w:rsidDel="006D44D6">
          <w:delText xml:space="preserve">Channel </w:delText>
        </w:r>
      </w:del>
      <w:ins w:id="752" w:author="." w:date="2011-07-06T09:34:00Z">
        <w:r w:rsidR="006D44D6">
          <w:t xml:space="preserve">channel </w:t>
        </w:r>
      </w:ins>
      <w:r w:rsidR="001E23D4">
        <w:t>is 52 σ in height, which is O(10</w:t>
      </w:r>
      <w:r w:rsidR="001E23D4" w:rsidRPr="001E23D4">
        <w:rPr>
          <w:vertAlign w:val="superscript"/>
        </w:rPr>
        <w:t>-8</w:t>
      </w:r>
      <w:r>
        <w:t xml:space="preserve">) meters. Applications covered in this work are periodic systems in </w:t>
      </w:r>
      <w:del w:id="753" w:author="." w:date="2011-07-06T09:34:00Z">
        <w:r w:rsidDel="006D44D6">
          <w:delText xml:space="preserve">the </w:delText>
        </w:r>
      </w:del>
      <w:ins w:id="754" w:author="." w:date="2011-07-06T09:34:00Z">
        <w:r w:rsidR="006D44D6">
          <w:t xml:space="preserve">a </w:t>
        </w:r>
      </w:ins>
      <w:r>
        <w:t>perpendicular direction</w:t>
      </w:r>
      <w:ins w:id="755" w:author="." w:date="2011-07-06T09:34:00Z">
        <w:r w:rsidR="006D44D6">
          <w:t>,</w:t>
        </w:r>
      </w:ins>
      <w:r>
        <w:t xml:space="preserve"> and the flow variation is derived by the horizontal motion of </w:t>
      </w:r>
      <w:del w:id="756" w:author="." w:date="2011-07-06T09:35:00Z">
        <w:r w:rsidDel="006D44D6">
          <w:delText xml:space="preserve">an </w:delText>
        </w:r>
      </w:del>
      <w:ins w:id="757" w:author="." w:date="2011-07-06T09:35:00Z">
        <w:r w:rsidR="006D44D6">
          <w:t xml:space="preserve">the </w:t>
        </w:r>
      </w:ins>
      <w:r>
        <w:t>upper plate.</w:t>
      </w:r>
    </w:p>
    <w:p w:rsidR="001E23D4" w:rsidRDefault="00182CE4" w:rsidP="00182CE4">
      <w:r>
        <w:t xml:space="preserve">As </w:t>
      </w:r>
      <w:del w:id="758" w:author="." w:date="2011-07-06T09:35:00Z">
        <w:r w:rsidDel="006D44D6">
          <w:delText>has been</w:delText>
        </w:r>
      </w:del>
      <w:ins w:id="759" w:author="." w:date="2011-07-06T09:35:00Z">
        <w:r w:rsidR="006D44D6">
          <w:t>we</w:t>
        </w:r>
      </w:ins>
      <w:r>
        <w:t xml:space="preserve"> proposed in Sec</w:t>
      </w:r>
      <w:r w:rsidR="001E23D4">
        <w:t>. 2.4.1.</w:t>
      </w:r>
      <w:r>
        <w:t xml:space="preserve">, we solve a stationary flow in </w:t>
      </w:r>
      <w:ins w:id="760" w:author="." w:date="2011-07-06T09:35:00Z">
        <w:r w:rsidR="00F82170">
          <w:t xml:space="preserve">the </w:t>
        </w:r>
      </w:ins>
      <w:r>
        <w:t>particle domain to determine coupling condi</w:t>
      </w:r>
      <w:r w:rsidR="001E23D4">
        <w:t>tions. Table 2</w:t>
      </w:r>
      <w:r>
        <w:t xml:space="preserve"> shows the average</w:t>
      </w:r>
      <w:del w:id="761" w:author="." w:date="2011-07-06T09:35:00Z">
        <w:r w:rsidDel="00F82170">
          <w:delText>d</w:delText>
        </w:r>
      </w:del>
      <w:r>
        <w:t xml:space="preserve"> velocity depending on the layer size an</w:t>
      </w:r>
      <w:r w:rsidR="001E23D4">
        <w:t xml:space="preserve">d sampling duration in </w:t>
      </w:r>
      <w:ins w:id="762" w:author="." w:date="2011-07-06T09:35:00Z">
        <w:r w:rsidR="00F82170">
          <w:t xml:space="preserve">the </w:t>
        </w:r>
      </w:ins>
      <w:r w:rsidR="001E23D4">
        <w:t>10</w:t>
      </w:r>
      <w:r w:rsidR="001E23D4" w:rsidRPr="001E23D4">
        <w:rPr>
          <w:vertAlign w:val="superscript"/>
        </w:rPr>
        <w:t>-8</w:t>
      </w:r>
      <w:r>
        <w:t xml:space="preserve"> meter domain. Experiments were conducted with different lengths o</w:t>
      </w:r>
      <w:r w:rsidR="001E23D4">
        <w:t xml:space="preserve">f the </w:t>
      </w:r>
      <w:r w:rsidR="00290A51">
        <w:t>domain</w:t>
      </w:r>
      <w:del w:id="763" w:author="." w:date="2011-07-06T09:35:00Z">
        <w:r w:rsidR="00290A51" w:rsidDel="00F82170">
          <w:delText>;</w:delText>
        </w:r>
      </w:del>
      <w:r w:rsidR="001E23D4">
        <w:t xml:space="preserve"> </w:t>
      </w:r>
      <w:del w:id="764" w:author="." w:date="2011-07-06T09:35:00Z">
        <w:r w:rsidR="001E23D4" w:rsidDel="00F82170">
          <w:delText xml:space="preserve">changing </w:delText>
        </w:r>
      </w:del>
      <w:r w:rsidR="001E23D4">
        <w:t>from 35 σ to 70 and 140 σ</w:t>
      </w:r>
      <w:r>
        <w:t xml:space="preserve">. Noises </w:t>
      </w:r>
      <w:del w:id="765" w:author="Soon-Heum &quot;Jeff&quot; Ko" w:date="2011-07-08T13:15:00Z">
        <w:r w:rsidDel="004A4BEA">
          <w:delText xml:space="preserve">around </w:delText>
        </w:r>
      </w:del>
      <w:ins w:id="766" w:author="Soon-Heum &quot;Jeff&quot; Ko" w:date="2011-07-08T13:15:00Z">
        <w:r w:rsidR="004A4BEA">
          <w:t xml:space="preserve">at </w:t>
        </w:r>
      </w:ins>
      <w:r>
        <w:t xml:space="preserve">0.2 </w:t>
      </w:r>
      <w:ins w:id="767" w:author="Soon-Heum &quot;Jeff&quot; Ko" w:date="2011-07-08T13:15:00Z">
        <w:r w:rsidR="004A4BEA">
          <w:t xml:space="preserve">non-dimensional height </w:t>
        </w:r>
      </w:ins>
      <w:commentRangeStart w:id="768"/>
      <w:del w:id="769" w:author="." w:date="2011-07-06T09:36:00Z">
        <w:r w:rsidR="00290A51" w:rsidDel="00F82170">
          <w:delText>heights</w:delText>
        </w:r>
      </w:del>
      <w:commentRangeEnd w:id="768"/>
      <w:r w:rsidR="00F82170">
        <w:rPr>
          <w:rStyle w:val="CommentReference"/>
        </w:rPr>
        <w:commentReference w:id="768"/>
      </w:r>
      <w:del w:id="770" w:author="." w:date="2011-07-06T09:36:00Z">
        <w:r w:rsidDel="00F82170">
          <w:delText xml:space="preserve"> </w:delText>
        </w:r>
      </w:del>
      <w:r>
        <w:t xml:space="preserve">above the </w:t>
      </w:r>
      <w:ins w:id="771" w:author="Soon-Heum &quot;Jeff&quot; Ko" w:date="2011-07-08T13:13:00Z">
        <w:r w:rsidR="004A4BEA">
          <w:t xml:space="preserve">bottom </w:t>
        </w:r>
      </w:ins>
      <w:r>
        <w:t>wall are presented.</w:t>
      </w:r>
      <w:r w:rsidR="001E23D4">
        <w:t xml:space="preserve"> </w:t>
      </w:r>
    </w:p>
    <w:p w:rsidR="00182CE4" w:rsidRDefault="00B56C13" w:rsidP="00182CE4">
      <w:ins w:id="772" w:author="." w:date="2011-07-06T09:36:00Z">
        <w:r>
          <w:t xml:space="preserve">The results of the </w:t>
        </w:r>
      </w:ins>
      <w:del w:id="773" w:author="." w:date="2011-07-06T09:36:00Z">
        <w:r w:rsidR="00182CE4" w:rsidDel="00B56C13">
          <w:delText xml:space="preserve">From the </w:delText>
        </w:r>
      </w:del>
      <w:r w:rsidR="00182CE4">
        <w:t>individual test</w:t>
      </w:r>
      <w:del w:id="774" w:author="." w:date="2011-07-06T09:36:00Z">
        <w:r w:rsidR="00182CE4" w:rsidDel="00B56C13">
          <w:delText>,</w:delText>
        </w:r>
      </w:del>
      <w:r w:rsidR="00182CE4">
        <w:t xml:space="preserve"> </w:t>
      </w:r>
      <w:del w:id="775" w:author="." w:date="2011-07-06T09:36:00Z">
        <w:r w:rsidR="00182CE4" w:rsidDel="00B56C13">
          <w:delText>we find</w:delText>
        </w:r>
      </w:del>
      <w:ins w:id="776" w:author="." w:date="2011-07-06T09:36:00Z">
        <w:r>
          <w:t>show</w:t>
        </w:r>
      </w:ins>
      <w:r w:rsidR="00182CE4">
        <w:t xml:space="preserve"> that mathematical expressions on the strength of noise according to the height of </w:t>
      </w:r>
      <w:ins w:id="777" w:author="." w:date="2011-07-06T09:36:00Z">
        <w:r>
          <w:t xml:space="preserve">the </w:t>
        </w:r>
      </w:ins>
      <w:r w:rsidR="00182CE4">
        <w:t>sampled layer and sampling duration</w:t>
      </w:r>
      <w:r w:rsidR="001E23D4">
        <w:t xml:space="preserve"> [15, 22]</w:t>
      </w:r>
      <w:r w:rsidR="00182CE4">
        <w:t xml:space="preserve"> do not coincide with our experiment. </w:t>
      </w:r>
      <w:del w:id="778" w:author="." w:date="2011-07-06T09:37:00Z">
        <w:r w:rsidR="00182CE4" w:rsidDel="00B56C13">
          <w:delText xml:space="preserve">From </w:delText>
        </w:r>
      </w:del>
      <w:ins w:id="779" w:author="." w:date="2011-07-06T09:37:00Z">
        <w:r>
          <w:t xml:space="preserve">The </w:t>
        </w:r>
      </w:ins>
      <w:del w:id="780" w:author="." w:date="2011-07-06T09:37:00Z">
        <w:r w:rsidR="00182CE4" w:rsidDel="00B56C13">
          <w:delText xml:space="preserve">the </w:delText>
        </w:r>
      </w:del>
      <w:r w:rsidR="00182CE4">
        <w:t>first table</w:t>
      </w:r>
      <w:ins w:id="781" w:author="." w:date="2011-07-06T09:37:00Z">
        <w:r>
          <w:t xml:space="preserve"> shows that</w:t>
        </w:r>
      </w:ins>
      <w:del w:id="782" w:author="." w:date="2011-07-06T09:37:00Z">
        <w:r w:rsidR="00182CE4" w:rsidDel="00B56C13">
          <w:delText>,</w:delText>
        </w:r>
      </w:del>
      <w:r w:rsidR="00182CE4">
        <w:t xml:space="preserve"> increasing the height of </w:t>
      </w:r>
      <w:ins w:id="783" w:author="." w:date="2011-07-06T09:37:00Z">
        <w:r>
          <w:t xml:space="preserve">the </w:t>
        </w:r>
      </w:ins>
      <w:r w:rsidR="00182CE4">
        <w:t>averaged layer from 0</w:t>
      </w:r>
      <w:r w:rsidR="001E23D4">
        <w:t>.1 to 6.4 σ</w:t>
      </w:r>
      <w:r w:rsidR="00182CE4">
        <w:t xml:space="preserve"> reduces the statistical error by 4 tim</w:t>
      </w:r>
      <w:r w:rsidR="001E23D4">
        <w:t xml:space="preserve">es when </w:t>
      </w:r>
      <w:ins w:id="784" w:author="." w:date="2011-07-06T09:37:00Z">
        <w:r>
          <w:t xml:space="preserve">the </w:t>
        </w:r>
      </w:ins>
      <w:r w:rsidR="001E23D4">
        <w:t>sampling duration is 1 τ</w:t>
      </w:r>
      <w:ins w:id="785" w:author="." w:date="2011-07-06T09:37:00Z">
        <w:r>
          <w:t>.</w:t>
        </w:r>
      </w:ins>
      <w:r w:rsidR="00182CE4">
        <w:t xml:space="preserve"> </w:t>
      </w:r>
      <w:del w:id="786" w:author="." w:date="2011-07-06T09:37:00Z">
        <w:r w:rsidR="00182CE4" w:rsidDel="00B56C13">
          <w:delText>and this</w:delText>
        </w:r>
      </w:del>
      <w:ins w:id="787" w:author="." w:date="2011-07-06T09:37:00Z">
        <w:r>
          <w:t>This</w:t>
        </w:r>
      </w:ins>
      <w:r w:rsidR="00182CE4">
        <w:t xml:space="preserve"> ratio </w:t>
      </w:r>
      <w:del w:id="788" w:author="." w:date="2011-07-06T09:37:00Z">
        <w:r w:rsidR="00182CE4" w:rsidDel="00B56C13">
          <w:delText xml:space="preserve">even gets </w:delText>
        </w:r>
      </w:del>
      <w:commentRangeStart w:id="789"/>
      <w:r w:rsidR="00182CE4">
        <w:t>worse</w:t>
      </w:r>
      <w:ins w:id="790" w:author="." w:date="2011-07-06T09:37:00Z">
        <w:r>
          <w:t>ns</w:t>
        </w:r>
        <w:commentRangeEnd w:id="789"/>
        <w:r>
          <w:rPr>
            <w:rStyle w:val="CommentReference"/>
          </w:rPr>
          <w:commentReference w:id="789"/>
        </w:r>
      </w:ins>
      <w:r w:rsidR="00182CE4">
        <w:t xml:space="preserve"> as </w:t>
      </w:r>
      <w:ins w:id="791" w:author="." w:date="2011-07-06T09:37:00Z">
        <w:r>
          <w:t xml:space="preserve">the </w:t>
        </w:r>
      </w:ins>
      <w:r w:rsidR="00182CE4">
        <w:t xml:space="preserve">sampling duration increases. The same situation </w:t>
      </w:r>
      <w:del w:id="792" w:author="." w:date="2011-07-06T09:38:00Z">
        <w:r w:rsidR="00182CE4" w:rsidDel="00B56C13">
          <w:delText>also happens</w:delText>
        </w:r>
      </w:del>
      <w:ins w:id="793" w:author="." w:date="2011-07-06T09:38:00Z">
        <w:r>
          <w:t>occurs</w:t>
        </w:r>
      </w:ins>
      <w:r w:rsidR="00182CE4">
        <w:t xml:space="preserve"> </w:t>
      </w:r>
      <w:del w:id="794" w:author="." w:date="2011-07-06T09:38:00Z">
        <w:r w:rsidR="00182CE4" w:rsidDel="00B56C13">
          <w:delText xml:space="preserve">on </w:delText>
        </w:r>
      </w:del>
      <w:ins w:id="795" w:author="." w:date="2011-07-06T09:38:00Z">
        <w:r>
          <w:t xml:space="preserve">in the </w:t>
        </w:r>
      </w:ins>
      <w:r w:rsidR="00182CE4">
        <w:t>sampling duration</w:t>
      </w:r>
      <w:ins w:id="796" w:author="." w:date="2011-07-06T09:38:00Z">
        <w:r>
          <w:t>, which</w:t>
        </w:r>
      </w:ins>
      <w:del w:id="797" w:author="." w:date="2011-07-06T09:38:00Z">
        <w:r w:rsidR="00182CE4" w:rsidDel="00B56C13">
          <w:delText>.</w:delText>
        </w:r>
      </w:del>
      <w:r w:rsidR="001E23D4">
        <w:t xml:space="preserve"> </w:t>
      </w:r>
      <w:del w:id="798" w:author="." w:date="2011-07-06T09:38:00Z">
        <w:r w:rsidR="00182CE4" w:rsidRPr="00182CE4" w:rsidDel="00B56C13">
          <w:delText xml:space="preserve">This </w:delText>
        </w:r>
      </w:del>
      <w:r w:rsidR="00182CE4" w:rsidRPr="00182CE4">
        <w:t xml:space="preserve">is contradictory to </w:t>
      </w:r>
      <w:ins w:id="799" w:author="." w:date="2011-07-06T09:38:00Z">
        <w:r>
          <w:t xml:space="preserve">the </w:t>
        </w:r>
      </w:ins>
      <w:r w:rsidR="00182CE4" w:rsidRPr="00182CE4">
        <w:t xml:space="preserve">previous </w:t>
      </w:r>
      <w:r w:rsidR="00290A51" w:rsidRPr="00182CE4">
        <w:t xml:space="preserve">mathematical expressions </w:t>
      </w:r>
      <w:del w:id="800" w:author="." w:date="2011-07-06T09:38:00Z">
        <w:r w:rsidR="00290A51" w:rsidRPr="00182CE4" w:rsidDel="00B56C13">
          <w:delText xml:space="preserve">which </w:delText>
        </w:r>
      </w:del>
      <w:ins w:id="801" w:author="." w:date="2011-07-06T09:38:00Z">
        <w:r>
          <w:t>that</w:t>
        </w:r>
        <w:r w:rsidRPr="00182CE4">
          <w:t xml:space="preserve"> </w:t>
        </w:r>
      </w:ins>
      <w:del w:id="802" w:author="." w:date="2011-07-06T09:38:00Z">
        <w:r w:rsidR="00290A51" w:rsidRPr="00182CE4" w:rsidDel="00B56C13">
          <w:delText>have</w:delText>
        </w:r>
        <w:r w:rsidR="00182CE4" w:rsidRPr="00182CE4" w:rsidDel="00B56C13">
          <w:delText xml:space="preserve"> been</w:delText>
        </w:r>
      </w:del>
      <w:ins w:id="803" w:author="." w:date="2011-07-06T09:38:00Z">
        <w:r>
          <w:t>were</w:t>
        </w:r>
      </w:ins>
      <w:r w:rsidR="00182CE4" w:rsidRPr="00182CE4">
        <w:t xml:space="preserve"> introduced in Sec.</w:t>
      </w:r>
      <w:r w:rsidR="001E23D4">
        <w:t xml:space="preserve"> 2.4. </w:t>
      </w:r>
      <w:r w:rsidR="00182CE4" w:rsidRPr="00182CE4">
        <w:t xml:space="preserve">From the data analysis, we </w:t>
      </w:r>
      <w:del w:id="804" w:author="." w:date="2011-07-06T09:38:00Z">
        <w:r w:rsidR="00182CE4" w:rsidRPr="00182CE4" w:rsidDel="00B56C13">
          <w:delText xml:space="preserve">figure </w:delText>
        </w:r>
        <w:commentRangeStart w:id="805"/>
        <w:r w:rsidR="00182CE4" w:rsidRPr="00182CE4" w:rsidDel="00B56C13">
          <w:delText>out</w:delText>
        </w:r>
      </w:del>
      <w:ins w:id="806" w:author="." w:date="2011-07-06T09:38:00Z">
        <w:r>
          <w:t>determined</w:t>
        </w:r>
        <w:commentRangeEnd w:id="805"/>
        <w:r>
          <w:rPr>
            <w:rStyle w:val="CommentReference"/>
          </w:rPr>
          <w:commentReference w:id="805"/>
        </w:r>
      </w:ins>
      <w:r w:rsidR="00182CE4" w:rsidRPr="00182CE4">
        <w:t xml:space="preserve"> that the magnitude of </w:t>
      </w:r>
      <w:ins w:id="807" w:author="." w:date="2011-07-06T09:39:00Z">
        <w:r>
          <w:t xml:space="preserve">the </w:t>
        </w:r>
      </w:ins>
      <w:r w:rsidR="00182CE4" w:rsidRPr="00182CE4">
        <w:t>sampling noise</w:t>
      </w:r>
      <w:ins w:id="808" w:author="." w:date="2011-07-06T09:39:00Z">
        <w:r w:rsidR="00374DC3">
          <w:t>,</w:t>
        </w:r>
      </w:ins>
      <w:r w:rsidR="00182CE4" w:rsidRPr="00182CE4">
        <w:t xml:space="preserve"> depending on the layer size and sampling duration</w:t>
      </w:r>
      <w:ins w:id="809" w:author="." w:date="2011-07-06T09:39:00Z">
        <w:r w:rsidR="00374DC3">
          <w:t>,</w:t>
        </w:r>
      </w:ins>
      <w:r w:rsidR="00182CE4" w:rsidRPr="00182CE4">
        <w:t xml:space="preserve"> is far more complicated: </w:t>
      </w:r>
      <w:r w:rsidR="001E23D4" w:rsidRPr="001E23D4">
        <w:rPr>
          <w:i/>
        </w:rPr>
        <w:t>V</w:t>
      </w:r>
      <w:r w:rsidR="001E23D4" w:rsidRPr="001E23D4">
        <w:rPr>
          <w:i/>
          <w:vertAlign w:val="subscript"/>
        </w:rPr>
        <w:t>N</w:t>
      </w:r>
      <w:r w:rsidR="00182CE4" w:rsidRPr="001E23D4">
        <w:rPr>
          <w:i/>
        </w:rPr>
        <w:t xml:space="preserve"> = a </w:t>
      </w:r>
      <w:r w:rsidR="001E23D4" w:rsidRPr="001E23D4">
        <w:rPr>
          <w:i/>
        </w:rPr>
        <w:t>x SD</w:t>
      </w:r>
      <w:r w:rsidR="00182CE4" w:rsidRPr="001E23D4">
        <w:rPr>
          <w:i/>
          <w:vertAlign w:val="superscript"/>
        </w:rPr>
        <w:t>b</w:t>
      </w:r>
      <w:r w:rsidR="00182CE4" w:rsidRPr="001E23D4">
        <w:rPr>
          <w:i/>
        </w:rPr>
        <w:t xml:space="preserve"> </w:t>
      </w:r>
      <w:r w:rsidR="001E23D4" w:rsidRPr="001E23D4">
        <w:rPr>
          <w:i/>
        </w:rPr>
        <w:t>x</w:t>
      </w:r>
      <w:r w:rsidR="00182CE4" w:rsidRPr="001E23D4">
        <w:rPr>
          <w:i/>
        </w:rPr>
        <w:t xml:space="preserve"> </w:t>
      </w:r>
      <w:r w:rsidR="001E23D4" w:rsidRPr="001E23D4">
        <w:rPr>
          <w:i/>
        </w:rPr>
        <w:t>LH</w:t>
      </w:r>
      <w:r w:rsidR="00182CE4" w:rsidRPr="001E23D4">
        <w:rPr>
          <w:i/>
          <w:vertAlign w:val="superscript"/>
        </w:rPr>
        <w:t>c</w:t>
      </w:r>
      <w:r w:rsidR="00182CE4" w:rsidRPr="001E23D4">
        <w:rPr>
          <w:i/>
        </w:rPr>
        <w:t xml:space="preserve"> </w:t>
      </w:r>
      <w:r w:rsidR="001E23D4" w:rsidRPr="001E23D4">
        <w:rPr>
          <w:i/>
        </w:rPr>
        <w:t>x SD</w:t>
      </w:r>
      <w:r w:rsidR="001E23D4" w:rsidRPr="001E23D4">
        <w:rPr>
          <w:i/>
          <w:vertAlign w:val="superscript"/>
        </w:rPr>
        <w:t xml:space="preserve">d x </w:t>
      </w:r>
      <w:proofErr w:type="gramStart"/>
      <w:r w:rsidR="001E23D4" w:rsidRPr="001E23D4">
        <w:rPr>
          <w:i/>
          <w:vertAlign w:val="superscript"/>
        </w:rPr>
        <w:t>ln(</w:t>
      </w:r>
      <w:proofErr w:type="gramEnd"/>
      <w:r w:rsidR="001E23D4" w:rsidRPr="001E23D4">
        <w:rPr>
          <w:i/>
          <w:vertAlign w:val="superscript"/>
        </w:rPr>
        <w:t>LH)</w:t>
      </w:r>
      <w:r w:rsidR="00182CE4" w:rsidRPr="001E23D4">
        <w:rPr>
          <w:i/>
        </w:rPr>
        <w:t>,</w:t>
      </w:r>
      <w:r w:rsidR="001E23D4">
        <w:t xml:space="preserve"> where </w:t>
      </w:r>
      <w:r w:rsidR="001E23D4" w:rsidRPr="001E23D4">
        <w:rPr>
          <w:i/>
        </w:rPr>
        <w:t>V</w:t>
      </w:r>
      <w:r w:rsidR="001E23D4" w:rsidRPr="001E23D4">
        <w:rPr>
          <w:i/>
          <w:vertAlign w:val="subscript"/>
        </w:rPr>
        <w:t>N</w:t>
      </w:r>
      <w:r w:rsidR="00182CE4" w:rsidRPr="00182CE4">
        <w:t xml:space="preserve"> represents the veloc</w:t>
      </w:r>
      <w:r w:rsidR="001E23D4">
        <w:t>ity magnitude of the noise</w:t>
      </w:r>
      <w:ins w:id="810" w:author="Soon-Heum &quot;Jeff&quot; Ko" w:date="2011-07-08T13:18:00Z">
        <w:r w:rsidR="00F8676F">
          <w:t xml:space="preserve"> whose unit is 1/1000</w:t>
        </w:r>
      </w:ins>
      <w:ins w:id="811" w:author="Soon-Heum &quot;Jeff&quot; Ko" w:date="2011-07-08T13:19:00Z">
        <w:r w:rsidR="00F8676F" w:rsidRPr="00F8676F">
          <w:rPr>
            <w:vertAlign w:val="superscript"/>
            <w:rPrChange w:id="812" w:author="Soon-Heum &quot;Jeff&quot; Ko" w:date="2011-07-08T13:19:00Z">
              <w:rPr/>
            </w:rPrChange>
          </w:rPr>
          <w:t>th</w:t>
        </w:r>
        <w:r w:rsidR="00F8676F">
          <w:t xml:space="preserve"> </w:t>
        </w:r>
      </w:ins>
      <w:ins w:id="813" w:author="Soon-Heum &quot;Jeff&quot; Ko" w:date="2011-07-08T13:18:00Z">
        <w:r w:rsidR="00F8676F">
          <w:t>of the non-dimensional velocity</w:t>
        </w:r>
      </w:ins>
      <w:r w:rsidR="001E23D4">
        <w:t>, SD</w:t>
      </w:r>
      <w:r w:rsidR="00182CE4" w:rsidRPr="00182CE4">
        <w:t xml:space="preserve"> de</w:t>
      </w:r>
      <w:r w:rsidR="001E23D4">
        <w:t>notes sampling duration</w:t>
      </w:r>
      <w:ins w:id="814" w:author="." w:date="2011-07-06T09:39:00Z">
        <w:r w:rsidR="00374DC3">
          <w:t>,</w:t>
        </w:r>
      </w:ins>
      <w:r w:rsidR="001E23D4">
        <w:t xml:space="preserve"> and LH</w:t>
      </w:r>
      <w:r w:rsidR="00182CE4" w:rsidRPr="00182CE4">
        <w:t xml:space="preserve"> is the height of the layer.</w:t>
      </w:r>
    </w:p>
    <w:p w:rsidR="001E23D4" w:rsidRDefault="00182CE4" w:rsidP="00182CE4">
      <w:r w:rsidRPr="00182CE4">
        <w:t>This equation is rewritten in simpler logarithmic formulation as</w:t>
      </w:r>
      <w:del w:id="815" w:author="." w:date="2011-07-06T09:39:00Z">
        <w:r w:rsidRPr="00182CE4" w:rsidDel="00374DC3">
          <w:delText>,</w:delText>
        </w:r>
      </w:del>
    </w:p>
    <w:p w:rsidR="001E23D4" w:rsidRDefault="001E23D4" w:rsidP="001E23D4">
      <w:pPr>
        <w:jc w:val="center"/>
      </w:pPr>
      <w:r>
        <w:rPr>
          <w:noProof/>
          <w:lang w:val="sv-SE" w:eastAsia="ko-KR"/>
        </w:rPr>
        <w:drawing>
          <wp:inline distT="0" distB="0" distL="0" distR="0">
            <wp:extent cx="3860800" cy="275123"/>
            <wp:effectExtent l="25400" t="0" r="0" b="0"/>
            <wp:docPr id="23" name="Picture 22" descr=":eq36-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q36-1.tiff"/>
                    <pic:cNvPicPr>
                      <a:picLocks noChangeAspect="1" noChangeArrowheads="1"/>
                    </pic:cNvPicPr>
                  </pic:nvPicPr>
                  <pic:blipFill>
                    <a:blip r:embed="rId29" cstate="print"/>
                    <a:srcRect/>
                    <a:stretch>
                      <a:fillRect/>
                    </a:stretch>
                  </pic:blipFill>
                  <pic:spPr bwMode="auto">
                    <a:xfrm>
                      <a:off x="0" y="0"/>
                      <a:ext cx="3862733" cy="275261"/>
                    </a:xfrm>
                    <a:prstGeom prst="rect">
                      <a:avLst/>
                    </a:prstGeom>
                    <a:noFill/>
                    <a:ln w="9525">
                      <a:noFill/>
                      <a:miter lim="800000"/>
                      <a:headEnd/>
                      <a:tailEnd/>
                    </a:ln>
                  </pic:spPr>
                </pic:pic>
              </a:graphicData>
            </a:graphic>
          </wp:inline>
        </w:drawing>
      </w:r>
    </w:p>
    <w:p w:rsidR="001E23D4" w:rsidRDefault="001E23D4" w:rsidP="00182CE4">
      <w:r w:rsidRPr="001E23D4">
        <w:t xml:space="preserve">and these coefficients in our specific case are </w:t>
      </w:r>
      <w:del w:id="816" w:author="." w:date="2011-07-06T09:39:00Z">
        <w:r w:rsidRPr="001E23D4" w:rsidDel="00374DC3">
          <w:delText>as,</w:delText>
        </w:r>
      </w:del>
    </w:p>
    <w:p w:rsidR="001E23D4" w:rsidRDefault="001E23D4" w:rsidP="001E23D4">
      <w:pPr>
        <w:jc w:val="center"/>
      </w:pPr>
      <w:r>
        <w:rPr>
          <w:noProof/>
          <w:lang w:val="sv-SE" w:eastAsia="ko-KR"/>
        </w:rPr>
        <w:drawing>
          <wp:inline distT="0" distB="0" distL="0" distR="0">
            <wp:extent cx="3632200" cy="734589"/>
            <wp:effectExtent l="25400" t="0" r="0" b="0"/>
            <wp:docPr id="24" name="Picture 23" descr=":eq36-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q36-2.tiff"/>
                    <pic:cNvPicPr>
                      <a:picLocks noChangeAspect="1" noChangeArrowheads="1"/>
                    </pic:cNvPicPr>
                  </pic:nvPicPr>
                  <pic:blipFill>
                    <a:blip r:embed="rId30" cstate="print"/>
                    <a:srcRect/>
                    <a:stretch>
                      <a:fillRect/>
                    </a:stretch>
                  </pic:blipFill>
                  <pic:spPr bwMode="auto">
                    <a:xfrm>
                      <a:off x="0" y="0"/>
                      <a:ext cx="3632200" cy="734589"/>
                    </a:xfrm>
                    <a:prstGeom prst="rect">
                      <a:avLst/>
                    </a:prstGeom>
                    <a:noFill/>
                    <a:ln w="9525">
                      <a:noFill/>
                      <a:miter lim="800000"/>
                      <a:headEnd/>
                      <a:tailEnd/>
                    </a:ln>
                  </pic:spPr>
                </pic:pic>
              </a:graphicData>
            </a:graphic>
          </wp:inline>
        </w:drawing>
      </w:r>
    </w:p>
    <w:p w:rsidR="001E23D4" w:rsidRDefault="001E23D4" w:rsidP="00182CE4">
      <w:r w:rsidRPr="001E23D4">
        <w:t>Another result we observe</w:t>
      </w:r>
      <w:ins w:id="817" w:author="." w:date="2011-07-06T09:39:00Z">
        <w:r w:rsidR="00374DC3">
          <w:t>d</w:t>
        </w:r>
      </w:ins>
      <w:r w:rsidRPr="001E23D4">
        <w:t xml:space="preserve"> from the above mathematical expression is that increasing the system size </w:t>
      </w:r>
      <w:del w:id="818" w:author="." w:date="2011-07-06T09:39:00Z">
        <w:r w:rsidRPr="001E23D4" w:rsidDel="00374DC3">
          <w:delText xml:space="preserve">into </w:delText>
        </w:r>
      </w:del>
      <w:ins w:id="819" w:author="." w:date="2011-07-06T09:39:00Z">
        <w:r w:rsidR="00374DC3">
          <w:t>in</w:t>
        </w:r>
        <w:r w:rsidR="00374DC3" w:rsidRPr="001E23D4">
          <w:t xml:space="preserve"> </w:t>
        </w:r>
      </w:ins>
      <w:r w:rsidRPr="001E23D4">
        <w:t>the periodic direction is more effective in reducing the nois</w:t>
      </w:r>
      <w:r>
        <w:t xml:space="preserve">e. Setting SD and LH to 1 </w:t>
      </w:r>
      <w:r>
        <w:sym w:font="Symbol" w:char="F074"/>
      </w:r>
      <w:r w:rsidRPr="001E23D4">
        <w:t xml:space="preserve"> and 1 </w:t>
      </w:r>
      <w:r>
        <w:t>σ</w:t>
      </w:r>
      <w:r w:rsidRPr="001E23D4">
        <w:t xml:space="preserve"> , we </w:t>
      </w:r>
      <w:del w:id="820" w:author="." w:date="2011-07-06T09:39:00Z">
        <w:r w:rsidRPr="001E23D4" w:rsidDel="00374DC3">
          <w:delText xml:space="preserve">find </w:delText>
        </w:r>
      </w:del>
      <w:ins w:id="821" w:author="." w:date="2011-07-06T09:39:00Z">
        <w:r w:rsidR="00374DC3" w:rsidRPr="001E23D4">
          <w:t>f</w:t>
        </w:r>
        <w:r w:rsidR="00374DC3">
          <w:t>ound</w:t>
        </w:r>
        <w:r w:rsidR="00374DC3" w:rsidRPr="001E23D4">
          <w:t xml:space="preserve"> </w:t>
        </w:r>
      </w:ins>
      <w:r w:rsidRPr="001E23D4">
        <w:t>that the magnitude of the noise reduces from 33.67 to 17.78</w:t>
      </w:r>
      <w:commentRangeStart w:id="822"/>
      <w:r w:rsidRPr="001E23D4">
        <w:t xml:space="preserve"> </w:t>
      </w:r>
      <w:commentRangeEnd w:id="822"/>
      <w:r w:rsidR="00FA272E">
        <w:rPr>
          <w:rStyle w:val="CommentReference"/>
        </w:rPr>
        <w:commentReference w:id="822"/>
      </w:r>
      <w:r w:rsidRPr="001E23D4">
        <w:t xml:space="preserve">if </w:t>
      </w:r>
      <w:ins w:id="823" w:author="." w:date="2011-07-06T09:40:00Z">
        <w:r w:rsidR="00374DC3">
          <w:t xml:space="preserve">the </w:t>
        </w:r>
      </w:ins>
      <w:r w:rsidRPr="001E23D4">
        <w:t>system size is quadrupled. This result supports previous mathematical expressions on statistical error.</w:t>
      </w:r>
    </w:p>
    <w:p w:rsidR="001E23D4" w:rsidRDefault="00FA272E" w:rsidP="001E23D4">
      <w:ins w:id="824" w:author="." w:date="2011-07-06T09:40:00Z">
        <w:r>
          <w:t>The f</w:t>
        </w:r>
      </w:ins>
      <w:del w:id="825" w:author="." w:date="2011-07-06T09:40:00Z">
        <w:r w:rsidR="001E23D4" w:rsidRPr="001E23D4" w:rsidDel="00FA272E">
          <w:delText>F</w:delText>
        </w:r>
      </w:del>
      <w:r w:rsidR="001E23D4" w:rsidRPr="001E23D4">
        <w:t xml:space="preserve">ollowing conclusions are deduced from the sampling noise analysis </w:t>
      </w:r>
      <w:del w:id="826" w:author="." w:date="2011-07-06T09:40:00Z">
        <w:r w:rsidR="001E23D4" w:rsidRPr="001E23D4" w:rsidDel="00FA272E">
          <w:delText xml:space="preserve">in </w:delText>
        </w:r>
      </w:del>
      <w:ins w:id="827" w:author="." w:date="2011-07-06T09:40:00Z">
        <w:r>
          <w:t>of</w:t>
        </w:r>
        <w:r w:rsidRPr="001E23D4">
          <w:t xml:space="preserve"> </w:t>
        </w:r>
      </w:ins>
      <w:r w:rsidR="001E23D4" w:rsidRPr="001E23D4">
        <w:t xml:space="preserve">the stationary flow. First, previous analyses on statistical error cannot be applied </w:t>
      </w:r>
      <w:del w:id="828" w:author="." w:date="2011-07-06T09:40:00Z">
        <w:r w:rsidR="001E23D4" w:rsidRPr="001E23D4" w:rsidDel="00FA272E">
          <w:delText xml:space="preserve">on </w:delText>
        </w:r>
      </w:del>
      <w:ins w:id="829" w:author="." w:date="2011-07-06T09:40:00Z">
        <w:r>
          <w:t>in</w:t>
        </w:r>
        <w:r w:rsidRPr="001E23D4">
          <w:t xml:space="preserve"> </w:t>
        </w:r>
      </w:ins>
      <w:r w:rsidR="001E23D4" w:rsidRPr="001E23D4">
        <w:t>wall-bounded nanoscale systems. As our empirical equation presents, the layer height and sampling duration are coupled</w:t>
      </w:r>
      <w:ins w:id="830" w:author="." w:date="2011-07-06T09:41:00Z">
        <w:r w:rsidR="00EC03CB">
          <w:t>,</w:t>
        </w:r>
      </w:ins>
      <w:r w:rsidR="001E23D4" w:rsidRPr="001E23D4">
        <w:t xml:space="preserve"> </w:t>
      </w:r>
      <w:commentRangeStart w:id="831"/>
      <w:del w:id="832" w:author="." w:date="2011-07-06T09:41:00Z">
        <w:r w:rsidR="001E23D4" w:rsidRPr="001E23D4" w:rsidDel="00FA272E">
          <w:delText>together</w:delText>
        </w:r>
      </w:del>
      <w:commentRangeEnd w:id="831"/>
      <w:r>
        <w:rPr>
          <w:rStyle w:val="CommentReference"/>
        </w:rPr>
        <w:commentReference w:id="831"/>
      </w:r>
      <w:del w:id="833" w:author="." w:date="2011-07-06T09:41:00Z">
        <w:r w:rsidR="001E23D4" w:rsidRPr="001E23D4" w:rsidDel="00FA272E">
          <w:delText xml:space="preserve"> </w:delText>
        </w:r>
      </w:del>
      <w:r w:rsidR="001E23D4" w:rsidRPr="001E23D4">
        <w:t xml:space="preserve">and noise reduction by </w:t>
      </w:r>
      <w:del w:id="834" w:author="." w:date="2011-07-06T09:41:00Z">
        <w:r w:rsidR="001E23D4" w:rsidRPr="001E23D4" w:rsidDel="00EC03CB">
          <w:delText xml:space="preserve">handling </w:delText>
        </w:r>
      </w:del>
      <w:r w:rsidR="001E23D4" w:rsidRPr="001E23D4">
        <w:t xml:space="preserve">these factors </w:t>
      </w:r>
      <w:del w:id="835" w:author="." w:date="2011-07-06T09:41:00Z">
        <w:r w:rsidR="001E23D4" w:rsidRPr="001E23D4" w:rsidDel="00EC03CB">
          <w:delText xml:space="preserve">are </w:delText>
        </w:r>
      </w:del>
      <w:ins w:id="836" w:author="." w:date="2011-07-06T09:41:00Z">
        <w:r w:rsidR="00EC03CB">
          <w:t>is</w:t>
        </w:r>
        <w:r w:rsidR="00EC03CB" w:rsidRPr="001E23D4">
          <w:t xml:space="preserve"> </w:t>
        </w:r>
      </w:ins>
      <w:r w:rsidR="001E23D4" w:rsidRPr="001E23D4">
        <w:t xml:space="preserve">less effective than </w:t>
      </w:r>
      <w:del w:id="837" w:author="." w:date="2011-07-06T09:41:00Z">
        <w:r w:rsidR="001E23D4" w:rsidRPr="001E23D4" w:rsidDel="00EC03CB">
          <w:delText>have been</w:delText>
        </w:r>
      </w:del>
      <w:ins w:id="838" w:author="." w:date="2011-07-06T09:41:00Z">
        <w:r w:rsidR="00EC03CB">
          <w:t>previously</w:t>
        </w:r>
      </w:ins>
      <w:r w:rsidR="001E23D4" w:rsidRPr="001E23D4">
        <w:t xml:space="preserve"> reported</w:t>
      </w:r>
      <w:ins w:id="839" w:author="." w:date="2011-07-06T09:42:00Z">
        <w:r w:rsidR="00EC03CB">
          <w:t>,</w:t>
        </w:r>
      </w:ins>
      <w:del w:id="840" w:author="." w:date="2011-07-06T09:42:00Z">
        <w:r w:rsidR="001E23D4" w:rsidRPr="001E23D4" w:rsidDel="00EC03CB">
          <w:delText>.</w:delText>
        </w:r>
      </w:del>
      <w:r w:rsidR="001E23D4" w:rsidRPr="001E23D4">
        <w:t xml:space="preserve"> </w:t>
      </w:r>
      <w:del w:id="841" w:author="." w:date="2011-07-06T09:42:00Z">
        <w:r w:rsidR="001E23D4" w:rsidRPr="001E23D4" w:rsidDel="00EC03CB">
          <w:delText xml:space="preserve">This </w:delText>
        </w:r>
      </w:del>
      <w:ins w:id="842" w:author="." w:date="2011-07-06T09:42:00Z">
        <w:r w:rsidR="00EC03CB">
          <w:t>which</w:t>
        </w:r>
        <w:r w:rsidR="00EC03CB" w:rsidRPr="001E23D4">
          <w:t xml:space="preserve"> </w:t>
        </w:r>
      </w:ins>
      <w:del w:id="843" w:author="." w:date="2011-07-06T09:42:00Z">
        <w:r w:rsidR="001E23D4" w:rsidRPr="001E23D4" w:rsidDel="00EC03CB">
          <w:delText xml:space="preserve">emphasizes </w:delText>
        </w:r>
      </w:del>
      <w:ins w:id="844" w:author="." w:date="2011-07-06T09:42:00Z">
        <w:r w:rsidR="00EC03CB">
          <w:t>indicates</w:t>
        </w:r>
        <w:r w:rsidR="00EC03CB" w:rsidRPr="001E23D4">
          <w:t xml:space="preserve"> </w:t>
        </w:r>
      </w:ins>
      <w:r w:rsidR="001E23D4" w:rsidRPr="001E23D4">
        <w:t xml:space="preserve">that the actual measurement of the sampling noise is </w:t>
      </w:r>
      <w:del w:id="845" w:author="." w:date="2011-07-06T09:41:00Z">
        <w:r w:rsidR="001E23D4" w:rsidRPr="001E23D4" w:rsidDel="00EC03CB">
          <w:delText xml:space="preserve">inevitable </w:delText>
        </w:r>
      </w:del>
      <w:commentRangeStart w:id="846"/>
      <w:ins w:id="847" w:author="." w:date="2011-07-06T09:41:00Z">
        <w:r w:rsidR="00EC03CB">
          <w:t>necessary</w:t>
        </w:r>
      </w:ins>
      <w:commentRangeEnd w:id="846"/>
      <w:ins w:id="848" w:author="." w:date="2011-07-06T09:42:00Z">
        <w:r w:rsidR="00EC03CB">
          <w:rPr>
            <w:rStyle w:val="CommentReference"/>
          </w:rPr>
          <w:commentReference w:id="846"/>
        </w:r>
      </w:ins>
      <w:ins w:id="849" w:author="." w:date="2011-07-06T09:41:00Z">
        <w:r w:rsidR="00EC03CB" w:rsidRPr="001E23D4">
          <w:t xml:space="preserve"> </w:t>
        </w:r>
      </w:ins>
      <w:r w:rsidR="001E23D4" w:rsidRPr="001E23D4">
        <w:t>to determine coupling parameters in the specific system.</w:t>
      </w:r>
      <w:r w:rsidR="001E23D4">
        <w:t xml:space="preserve"> </w:t>
      </w:r>
      <w:r w:rsidR="001E23D4" w:rsidRPr="001E23D4">
        <w:t xml:space="preserve">Second, increasing the size of sampling layer in the periodic direction is more effective </w:t>
      </w:r>
      <w:del w:id="850" w:author="." w:date="2011-07-06T09:42:00Z">
        <w:r w:rsidR="001E23D4" w:rsidRPr="001E23D4" w:rsidDel="00882023">
          <w:delText xml:space="preserve">on </w:delText>
        </w:r>
      </w:del>
      <w:ins w:id="851" w:author="." w:date="2011-07-06T09:42:00Z">
        <w:r w:rsidR="00882023">
          <w:t>in</w:t>
        </w:r>
        <w:r w:rsidR="00882023" w:rsidRPr="001E23D4">
          <w:t xml:space="preserve"> </w:t>
        </w:r>
      </w:ins>
      <w:r w:rsidR="001E23D4" w:rsidRPr="001E23D4">
        <w:t xml:space="preserve">reducing the sampling noise. This leads us to </w:t>
      </w:r>
      <w:del w:id="852" w:author="." w:date="2011-07-06T09:42:00Z">
        <w:r w:rsidR="001E23D4" w:rsidRPr="001E23D4" w:rsidDel="00882023">
          <w:delText xml:space="preserve">an </w:delText>
        </w:r>
      </w:del>
      <w:ins w:id="853" w:author="." w:date="2011-07-06T09:42:00Z">
        <w:r w:rsidR="00882023">
          <w:t>the</w:t>
        </w:r>
        <w:r w:rsidR="00882023" w:rsidRPr="001E23D4">
          <w:t xml:space="preserve"> </w:t>
        </w:r>
      </w:ins>
      <w:r w:rsidR="001E23D4" w:rsidRPr="001E23D4">
        <w:t xml:space="preserve">unfavorable conclusion that additional computational cost should be sacrificed to </w:t>
      </w:r>
      <w:del w:id="854" w:author="." w:date="2011-07-06T09:42:00Z">
        <w:r w:rsidR="001E23D4" w:rsidRPr="001E23D4" w:rsidDel="00882023">
          <w:delText xml:space="preserve">get </w:delText>
        </w:r>
      </w:del>
      <w:ins w:id="855" w:author="." w:date="2011-07-06T09:42:00Z">
        <w:r w:rsidR="00882023">
          <w:t>obtain</w:t>
        </w:r>
        <w:r w:rsidR="00882023" w:rsidRPr="001E23D4">
          <w:t xml:space="preserve"> </w:t>
        </w:r>
      </w:ins>
      <w:del w:id="856" w:author="." w:date="2011-07-06T09:42:00Z">
        <w:r w:rsidR="001E23D4" w:rsidRPr="001E23D4" w:rsidDel="00882023">
          <w:delText xml:space="preserve">the </w:delText>
        </w:r>
      </w:del>
      <w:ins w:id="857" w:author="." w:date="2011-07-06T09:42:00Z">
        <w:r w:rsidR="00882023">
          <w:t>an</w:t>
        </w:r>
        <w:r w:rsidR="00882023" w:rsidRPr="001E23D4">
          <w:t xml:space="preserve"> </w:t>
        </w:r>
      </w:ins>
      <w:r w:rsidR="001E23D4" w:rsidRPr="001E23D4">
        <w:t xml:space="preserve">acceptable sampled </w:t>
      </w:r>
      <w:commentRangeStart w:id="858"/>
      <w:r w:rsidR="001E23D4" w:rsidRPr="001E23D4">
        <w:t>solution</w:t>
      </w:r>
      <w:commentRangeEnd w:id="858"/>
      <w:r w:rsidR="00882023">
        <w:rPr>
          <w:rStyle w:val="CommentReference"/>
        </w:rPr>
        <w:commentReference w:id="858"/>
      </w:r>
      <w:r w:rsidR="001E23D4" w:rsidRPr="001E23D4">
        <w:t>.</w:t>
      </w:r>
    </w:p>
    <w:p w:rsidR="001E23D4" w:rsidRDefault="001E23D4" w:rsidP="001E23D4">
      <w:pPr>
        <w:jc w:val="center"/>
      </w:pPr>
      <w:r>
        <w:rPr>
          <w:noProof/>
          <w:lang w:val="sv-SE" w:eastAsia="ko-KR"/>
        </w:rPr>
        <w:lastRenderedPageBreak/>
        <w:drawing>
          <wp:inline distT="0" distB="0" distL="0" distR="0">
            <wp:extent cx="4432330" cy="5393055"/>
            <wp:effectExtent l="25400" t="0" r="12670" b="0"/>
            <wp:docPr id="25" name="Picture 24" descr=":table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able2.tiff"/>
                    <pic:cNvPicPr>
                      <a:picLocks noChangeAspect="1" noChangeArrowheads="1"/>
                    </pic:cNvPicPr>
                  </pic:nvPicPr>
                  <pic:blipFill>
                    <a:blip r:embed="rId31" cstate="print"/>
                    <a:srcRect/>
                    <a:stretch>
                      <a:fillRect/>
                    </a:stretch>
                  </pic:blipFill>
                  <pic:spPr bwMode="auto">
                    <a:xfrm>
                      <a:off x="0" y="0"/>
                      <a:ext cx="4432330" cy="5393055"/>
                    </a:xfrm>
                    <a:prstGeom prst="rect">
                      <a:avLst/>
                    </a:prstGeom>
                    <a:noFill/>
                    <a:ln w="9525">
                      <a:noFill/>
                      <a:miter lim="800000"/>
                      <a:headEnd/>
                      <a:tailEnd/>
                    </a:ln>
                  </pic:spPr>
                </pic:pic>
              </a:graphicData>
            </a:graphic>
          </wp:inline>
        </w:drawing>
      </w:r>
    </w:p>
    <w:p w:rsidR="002D4127" w:rsidRDefault="001E23D4" w:rsidP="00182CE4">
      <w:r w:rsidRPr="001E23D4">
        <w:t xml:space="preserve">Finally, </w:t>
      </w:r>
      <w:ins w:id="859" w:author="." w:date="2011-07-06T09:44:00Z">
        <w:r w:rsidR="00513817" w:rsidRPr="001E23D4">
          <w:t xml:space="preserve">as depicted </w:t>
        </w:r>
        <w:r w:rsidR="00513817">
          <w:t xml:space="preserve">in Fig. 7, </w:t>
        </w:r>
      </w:ins>
      <w:r w:rsidRPr="001E23D4">
        <w:t>CFD and MD computational domains are generated based on the above experiment,</w:t>
      </w:r>
      <w:del w:id="860" w:author="." w:date="2011-07-06T09:44:00Z">
        <w:r w:rsidRPr="001E23D4" w:rsidDel="00513817">
          <w:delText xml:space="preserve"> as depicted </w:delText>
        </w:r>
        <w:r w:rsidDel="00513817">
          <w:delText>in Fig. 7</w:delText>
        </w:r>
      </w:del>
      <w:r w:rsidRPr="001E23D4">
        <w:t xml:space="preserve">. </w:t>
      </w:r>
      <w:ins w:id="861" w:author="." w:date="2011-07-06T09:44:00Z">
        <w:r w:rsidR="00513817">
          <w:t xml:space="preserve">The </w:t>
        </w:r>
      </w:ins>
      <w:del w:id="862" w:author="." w:date="2011-07-06T09:44:00Z">
        <w:r w:rsidRPr="001E23D4" w:rsidDel="00513817">
          <w:delText xml:space="preserve">Pure </w:delText>
        </w:r>
      </w:del>
      <w:ins w:id="863" w:author="." w:date="2011-07-06T09:44:00Z">
        <w:r w:rsidR="00513817">
          <w:t>p</w:t>
        </w:r>
        <w:r w:rsidR="00513817" w:rsidRPr="001E23D4">
          <w:t xml:space="preserve">ure </w:t>
        </w:r>
      </w:ins>
      <w:r w:rsidRPr="001E23D4">
        <w:t xml:space="preserve">MD region is specified </w:t>
      </w:r>
      <w:del w:id="864" w:author="." w:date="2011-07-06T09:44:00Z">
        <w:r w:rsidRPr="001E23D4" w:rsidDel="00513817">
          <w:delText>to be</w:delText>
        </w:r>
      </w:del>
      <w:ins w:id="865" w:author="." w:date="2011-07-06T09:44:00Z">
        <w:r w:rsidR="00513817">
          <w:t>as</w:t>
        </w:r>
      </w:ins>
      <w:r w:rsidRPr="001E23D4">
        <w:t xml:space="preserve"> 10</w:t>
      </w:r>
      <w:r>
        <w:t>σ</w:t>
      </w:r>
      <w:r w:rsidRPr="001E23D4">
        <w:t>, which was reported to be sufficient to prevent strong fluctuation between fluid particles and wall materials from direct</w:t>
      </w:r>
      <w:del w:id="866" w:author="." w:date="2011-07-06T09:45:00Z">
        <w:r w:rsidRPr="001E23D4" w:rsidDel="004A1300">
          <w:delText>ly</w:delText>
        </w:r>
      </w:del>
      <w:r w:rsidRPr="001E23D4">
        <w:t xml:space="preserve"> </w:t>
      </w:r>
      <w:del w:id="867" w:author="." w:date="2011-07-06T09:45:00Z">
        <w:r w:rsidRPr="001E23D4" w:rsidDel="004A1300">
          <w:delText>transp</w:delText>
        </w:r>
        <w:r w:rsidDel="004A1300">
          <w:delText xml:space="preserve">orted </w:delText>
        </w:r>
      </w:del>
      <w:ins w:id="868" w:author="." w:date="2011-07-06T09:45:00Z">
        <w:r w:rsidR="004A1300" w:rsidRPr="001E23D4">
          <w:t>transp</w:t>
        </w:r>
        <w:r w:rsidR="004A1300">
          <w:t xml:space="preserve">ortation </w:t>
        </w:r>
      </w:ins>
      <w:r>
        <w:t>to CFD domains [11]</w:t>
      </w:r>
      <w:ins w:id="869" w:author="." w:date="2011-07-06T09:45:00Z">
        <w:r w:rsidR="004A1300">
          <w:t>, and</w:t>
        </w:r>
      </w:ins>
      <w:del w:id="870" w:author="." w:date="2011-07-06T09:45:00Z">
        <w:r w:rsidDel="004A1300">
          <w:delText>.</w:delText>
        </w:r>
      </w:del>
      <w:r w:rsidRPr="001E23D4">
        <w:t xml:space="preserve"> </w:t>
      </w:r>
      <w:del w:id="871" w:author="." w:date="2011-07-06T09:45:00Z">
        <w:r w:rsidRPr="001E23D4" w:rsidDel="004A1300">
          <w:delText xml:space="preserve">This </w:delText>
        </w:r>
      </w:del>
      <w:r w:rsidRPr="001E23D4">
        <w:t xml:space="preserve">implies that the steady-state velocity in the hybrid domain will be around 0.2 </w:t>
      </w:r>
      <w:r>
        <w:t>σ</w:t>
      </w:r>
      <w:r w:rsidRPr="001E23D4">
        <w:t>/</w:t>
      </w:r>
      <w:r>
        <w:t>τ</w:t>
      </w:r>
      <w:r w:rsidRPr="001E23D4">
        <w:t>. We design</w:t>
      </w:r>
      <w:ins w:id="872" w:author="." w:date="2011-07-06T09:45:00Z">
        <w:r w:rsidR="004A1300">
          <w:t>ed</w:t>
        </w:r>
      </w:ins>
      <w:r w:rsidRPr="001E23D4">
        <w:t xml:space="preserve"> the strength of the statistical error </w:t>
      </w:r>
      <w:del w:id="873" w:author="." w:date="2011-07-06T09:45:00Z">
        <w:r w:rsidRPr="001E23D4" w:rsidDel="004A1300">
          <w:delText xml:space="preserve">not </w:delText>
        </w:r>
      </w:del>
      <w:r w:rsidRPr="001E23D4">
        <w:t xml:space="preserve">to </w:t>
      </w:r>
      <w:ins w:id="874" w:author="." w:date="2011-07-06T09:45:00Z">
        <w:r w:rsidR="004A1300">
          <w:t xml:space="preserve">not </w:t>
        </w:r>
      </w:ins>
      <w:r w:rsidRPr="001E23D4">
        <w:t>exceed 5 perce</w:t>
      </w:r>
      <w:r>
        <w:t>nt (</w:t>
      </w:r>
      <w:r>
        <w:sym w:font="Symbol" w:char="F040"/>
      </w:r>
      <w:r w:rsidRPr="001E23D4">
        <w:t xml:space="preserve"> 0.01 </w:t>
      </w:r>
      <w:r>
        <w:t>σ</w:t>
      </w:r>
      <w:r w:rsidRPr="001E23D4">
        <w:t>/</w:t>
      </w:r>
      <w:r>
        <w:t>τ</w:t>
      </w:r>
      <w:r w:rsidRPr="001E23D4">
        <w:t xml:space="preserve">) of steady-state velocity. </w:t>
      </w:r>
      <w:del w:id="875" w:author="." w:date="2011-07-06T09:46:00Z">
        <w:r w:rsidRPr="001E23D4" w:rsidDel="004A1300">
          <w:delText>This lead</w:delText>
        </w:r>
      </w:del>
      <w:ins w:id="876" w:author="." w:date="2011-07-06T09:46:00Z">
        <w:r w:rsidR="004A1300">
          <w:t>We then</w:t>
        </w:r>
      </w:ins>
      <w:r w:rsidRPr="001E23D4">
        <w:t xml:space="preserve"> </w:t>
      </w:r>
      <w:del w:id="877" w:author="." w:date="2011-07-06T09:46:00Z">
        <w:r w:rsidRPr="001E23D4" w:rsidDel="004A1300">
          <w:delText xml:space="preserve">us to </w:delText>
        </w:r>
      </w:del>
      <w:r w:rsidRPr="001E23D4">
        <w:t xml:space="preserve">set the width of </w:t>
      </w:r>
      <w:ins w:id="878" w:author="." w:date="2011-07-06T09:46:00Z">
        <w:r w:rsidR="004A1300">
          <w:t xml:space="preserve">the </w:t>
        </w:r>
      </w:ins>
      <w:r w:rsidRPr="001E23D4">
        <w:t xml:space="preserve">MD domain in the principal flow direction </w:t>
      </w:r>
      <w:del w:id="879" w:author="." w:date="2011-07-06T09:46:00Z">
        <w:r w:rsidRPr="001E23D4" w:rsidDel="004A1300">
          <w:delText xml:space="preserve">as </w:delText>
        </w:r>
      </w:del>
      <w:ins w:id="880" w:author="." w:date="2011-07-06T09:46:00Z">
        <w:r w:rsidR="004A1300" w:rsidRPr="001E23D4">
          <w:t>a</w:t>
        </w:r>
        <w:r w:rsidR="004A1300">
          <w:t>t</w:t>
        </w:r>
        <w:r w:rsidR="004A1300" w:rsidRPr="001E23D4">
          <w:t xml:space="preserve"> </w:t>
        </w:r>
      </w:ins>
      <w:r w:rsidRPr="001E23D4">
        <w:t xml:space="preserve">140 </w:t>
      </w:r>
      <w:r>
        <w:t>σ</w:t>
      </w:r>
      <w:ins w:id="881" w:author="." w:date="2011-07-06T09:46:00Z">
        <w:r w:rsidR="008E1192">
          <w:rPr>
            <w:rFonts w:cs="Times New Roman"/>
          </w:rPr>
          <w:t>—</w:t>
        </w:r>
      </w:ins>
      <w:del w:id="882" w:author="." w:date="2011-07-06T09:46:00Z">
        <w:r w:rsidRPr="001E23D4" w:rsidDel="008E1192">
          <w:delText xml:space="preserve">, </w:delText>
        </w:r>
      </w:del>
      <w:r w:rsidRPr="001E23D4">
        <w:t>the cell size of CFD mesh to be 2</w:t>
      </w:r>
      <w:r>
        <w:t>σ</w:t>
      </w:r>
      <w:r w:rsidRPr="001E23D4">
        <w:t xml:space="preserve"> in Y-direction, and </w:t>
      </w:r>
      <w:ins w:id="883" w:author="." w:date="2011-07-06T09:46:00Z">
        <w:r w:rsidR="008E1192">
          <w:t xml:space="preserve">the </w:t>
        </w:r>
      </w:ins>
      <w:r w:rsidRPr="001E23D4">
        <w:t xml:space="preserve">sampling duration to be 10 </w:t>
      </w:r>
      <w:r>
        <w:t>τ</w:t>
      </w:r>
      <w:r w:rsidRPr="001E23D4">
        <w:t xml:space="preserve">. Two layer boundary zones from </w:t>
      </w:r>
      <w:ins w:id="884" w:author="." w:date="2011-07-06T09:47:00Z">
        <w:r w:rsidR="008E1192">
          <w:t xml:space="preserve">the </w:t>
        </w:r>
      </w:ins>
      <w:r w:rsidRPr="001E23D4">
        <w:t xml:space="preserve">particle to </w:t>
      </w:r>
      <w:ins w:id="885" w:author="." w:date="2011-07-06T09:47:00Z">
        <w:r w:rsidR="008E1192">
          <w:t xml:space="preserve">the </w:t>
        </w:r>
      </w:ins>
      <w:r w:rsidRPr="001E23D4">
        <w:t xml:space="preserve">continuum domain </w:t>
      </w:r>
      <w:r w:rsidR="00290A51" w:rsidRPr="001E23D4">
        <w:t>are</w:t>
      </w:r>
      <w:r w:rsidRPr="001E23D4">
        <w:t xml:space="preserve"> placed ahead of </w:t>
      </w:r>
      <w:ins w:id="886" w:author="." w:date="2011-07-06T09:47:00Z">
        <w:r w:rsidR="008E1192">
          <w:t xml:space="preserve">the </w:t>
        </w:r>
      </w:ins>
      <w:r w:rsidRPr="001E23D4">
        <w:t>pure MD region, from 10 to 14</w:t>
      </w:r>
      <w:r>
        <w:t>σ</w:t>
      </w:r>
      <w:r w:rsidRPr="001E23D4">
        <w:t xml:space="preserve">. Two layers of </w:t>
      </w:r>
      <w:ins w:id="887" w:author="." w:date="2011-07-06T09:47:00Z">
        <w:r w:rsidR="008E1192">
          <w:t xml:space="preserve">the </w:t>
        </w:r>
      </w:ins>
      <w:r w:rsidRPr="001E23D4">
        <w:t xml:space="preserve">continuum </w:t>
      </w:r>
      <w:ins w:id="888" w:author="." w:date="2011-07-06T09:47:00Z">
        <w:r w:rsidR="008E1192">
          <w:t xml:space="preserve">domain </w:t>
        </w:r>
      </w:ins>
      <w:r w:rsidRPr="001E23D4">
        <w:t xml:space="preserve">to </w:t>
      </w:r>
      <w:ins w:id="889" w:author="." w:date="2011-07-06T09:47:00Z">
        <w:r w:rsidR="008E1192">
          <w:t xml:space="preserve">the </w:t>
        </w:r>
      </w:ins>
      <w:r w:rsidRPr="001E23D4">
        <w:t xml:space="preserve">particle boundary </w:t>
      </w:r>
      <w:r w:rsidR="00290A51" w:rsidRPr="001E23D4">
        <w:t>are</w:t>
      </w:r>
      <w:r w:rsidRPr="001E23D4">
        <w:t xml:space="preserve"> positioned from 18 to 22</w:t>
      </w:r>
      <w:r>
        <w:t>σ</w:t>
      </w:r>
      <w:r w:rsidRPr="001E23D4">
        <w:t xml:space="preserve"> and </w:t>
      </w:r>
      <w:ins w:id="890" w:author="." w:date="2011-07-06T09:47:00Z">
        <w:r w:rsidR="008E1192">
          <w:t xml:space="preserve">the </w:t>
        </w:r>
      </w:ins>
      <w:r w:rsidRPr="001E23D4">
        <w:t>external force region is place</w:t>
      </w:r>
      <w:ins w:id="891" w:author="." w:date="2011-07-06T09:47:00Z">
        <w:r w:rsidR="008E1192">
          <w:t>d</w:t>
        </w:r>
      </w:ins>
      <w:r w:rsidRPr="001E23D4">
        <w:t xml:space="preserve"> at the top of hybrid region, from 24 to 26</w:t>
      </w:r>
      <w:r>
        <w:t>σ</w:t>
      </w:r>
      <w:r w:rsidRPr="001E23D4">
        <w:t>.</w:t>
      </w:r>
    </w:p>
    <w:p w:rsidR="002D4127" w:rsidRDefault="002D4127" w:rsidP="00182CE4"/>
    <w:p w:rsidR="002D4127" w:rsidRDefault="002D4127" w:rsidP="002D4127">
      <w:pPr>
        <w:ind w:firstLine="720"/>
        <w:rPr>
          <w:i/>
        </w:rPr>
      </w:pPr>
      <w:r>
        <w:rPr>
          <w:i/>
        </w:rPr>
        <w:t>4.2</w:t>
      </w:r>
      <w:r w:rsidRPr="00182CE4">
        <w:rPr>
          <w:i/>
        </w:rPr>
        <w:t xml:space="preserve">. </w:t>
      </w:r>
      <w:r w:rsidRPr="002D4127">
        <w:rPr>
          <w:i/>
        </w:rPr>
        <w:t>A Sudden-start Couette Flow</w:t>
      </w:r>
    </w:p>
    <w:p w:rsidR="002D4127" w:rsidRPr="002D4127" w:rsidRDefault="002D4127" w:rsidP="002D4127">
      <w:r>
        <w:lastRenderedPageBreak/>
        <w:t xml:space="preserve">A sudden-start Couette flow is simulated to verify the accuracy of the current framework with </w:t>
      </w:r>
      <w:ins w:id="892" w:author="." w:date="2011-07-06T09:48:00Z">
        <w:r w:rsidR="00ED5D15">
          <w:t xml:space="preserve">a </w:t>
        </w:r>
      </w:ins>
      <w:r>
        <w:t xml:space="preserve">multiple </w:t>
      </w:r>
      <w:r w:rsidR="00290A51">
        <w:rPr>
          <w:rFonts w:hint="eastAsia"/>
          <w:lang w:eastAsia="ko-KR"/>
        </w:rPr>
        <w:t xml:space="preserve">replica </w:t>
      </w:r>
      <w:r>
        <w:t xml:space="preserve">sampling approach for the moderate-speed flow simulation. This application has been </w:t>
      </w:r>
      <w:del w:id="893" w:author="." w:date="2011-07-06T09:48:00Z">
        <w:r w:rsidDel="00ED5D15">
          <w:delText xml:space="preserve">in </w:delText>
        </w:r>
      </w:del>
      <w:r>
        <w:t>wide</w:t>
      </w:r>
      <w:ins w:id="894" w:author="." w:date="2011-07-06T09:48:00Z">
        <w:r w:rsidR="00ED5D15">
          <w:t>ly</w:t>
        </w:r>
      </w:ins>
      <w:r>
        <w:t xml:space="preserve"> use</w:t>
      </w:r>
      <w:ins w:id="895" w:author="." w:date="2011-07-06T09:48:00Z">
        <w:r w:rsidR="00ED5D15">
          <w:t>d</w:t>
        </w:r>
      </w:ins>
      <w:r>
        <w:t xml:space="preserve"> for the validation of a hybrid CFD-MD solver. [7, 11] The flow is initially set </w:t>
      </w:r>
      <w:ins w:id="896" w:author="." w:date="2011-07-06T09:48:00Z">
        <w:r w:rsidR="00ED5D15">
          <w:t xml:space="preserve">at </w:t>
        </w:r>
      </w:ins>
      <w:r>
        <w:t xml:space="preserve">stationary and the upper wall starts moving </w:t>
      </w:r>
      <w:del w:id="897" w:author="." w:date="2011-07-06T09:48:00Z">
        <w:r w:rsidDel="00ED5D15">
          <w:delText xml:space="preserve">by </w:delText>
        </w:r>
      </w:del>
      <w:ins w:id="898" w:author="." w:date="2011-07-06T09:48:00Z">
        <w:r w:rsidR="00ED5D15">
          <w:t xml:space="preserve">in </w:t>
        </w:r>
      </w:ins>
      <w:r>
        <w:t xml:space="preserve">a constant velocity (1 σ/τ). </w:t>
      </w:r>
      <w:del w:id="899" w:author="." w:date="2011-07-06T09:48:00Z">
        <w:r w:rsidDel="00ED5D15">
          <w:delText xml:space="preserve">This </w:delText>
        </w:r>
      </w:del>
      <w:ins w:id="900" w:author="." w:date="2011-07-06T09:48:00Z">
        <w:r w:rsidR="00ED5D15">
          <w:t xml:space="preserve">The </w:t>
        </w:r>
      </w:ins>
      <w:r>
        <w:t>physical boundary condition of the continuum domain governs the evolution of the whole flow field. Figure 8 presents a sudden-start Couette flow profile by CFD, MD</w:t>
      </w:r>
      <w:ins w:id="901" w:author="." w:date="2011-07-06T09:48:00Z">
        <w:r w:rsidR="00394744">
          <w:t>,</w:t>
        </w:r>
      </w:ins>
      <w:r>
        <w:t xml:space="preserve"> and hybrid simulations. </w:t>
      </w:r>
      <w:ins w:id="902" w:author="." w:date="2011-07-06T09:49:00Z">
        <w:r w:rsidR="00394744">
          <w:t xml:space="preserve">Although </w:t>
        </w:r>
      </w:ins>
      <w:ins w:id="903" w:author="." w:date="2011-07-06T09:50:00Z">
        <w:r w:rsidR="00394744">
          <w:t>a</w:t>
        </w:r>
      </w:ins>
      <w:ins w:id="904" w:author="." w:date="2011-07-06T09:49:00Z">
        <w:r w:rsidR="00394744">
          <w:t xml:space="preserve"> slight fluctuation </w:t>
        </w:r>
      </w:ins>
      <w:commentRangeStart w:id="905"/>
      <w:ins w:id="906" w:author="." w:date="2011-07-06T09:50:00Z">
        <w:r w:rsidR="00394744">
          <w:t>in</w:t>
        </w:r>
        <w:commentRangeEnd w:id="905"/>
        <w:r w:rsidR="00394744">
          <w:rPr>
            <w:rStyle w:val="CommentReference"/>
          </w:rPr>
          <w:commentReference w:id="905"/>
        </w:r>
      </w:ins>
      <w:ins w:id="907" w:author="." w:date="2011-07-06T09:49:00Z">
        <w:r w:rsidR="00394744">
          <w:t xml:space="preserve"> the solution is observed</w:t>
        </w:r>
      </w:ins>
      <w:ins w:id="908" w:author="." w:date="2011-07-06T09:50:00Z">
        <w:r w:rsidR="00394744">
          <w:t>,</w:t>
        </w:r>
      </w:ins>
      <w:ins w:id="909" w:author="." w:date="2011-07-06T09:49:00Z">
        <w:r w:rsidR="00394744">
          <w:t xml:space="preserve"> </w:t>
        </w:r>
      </w:ins>
      <w:ins w:id="910" w:author="." w:date="2011-07-06T09:50:00Z">
        <w:r w:rsidR="00394744">
          <w:t>p</w:t>
        </w:r>
      </w:ins>
      <w:del w:id="911" w:author="." w:date="2011-07-06T09:50:00Z">
        <w:r w:rsidDel="00394744">
          <w:delText>P</w:delText>
        </w:r>
      </w:del>
      <w:r>
        <w:t xml:space="preserve">ure CFD produces </w:t>
      </w:r>
      <w:ins w:id="912" w:author="." w:date="2011-07-06T09:49:00Z">
        <w:r w:rsidR="00394744">
          <w:t xml:space="preserve">an </w:t>
        </w:r>
      </w:ins>
      <w:r>
        <w:t>identica</w:t>
      </w:r>
      <w:ins w:id="913" w:author="." w:date="2011-07-06T09:49:00Z">
        <w:r w:rsidR="00394744">
          <w:t>l</w:t>
        </w:r>
      </w:ins>
      <w:del w:id="914" w:author="." w:date="2011-07-06T09:49:00Z">
        <w:r w:rsidDel="00394744">
          <w:delText>lly</w:delText>
        </w:r>
      </w:del>
      <w:r>
        <w:t xml:space="preserve"> </w:t>
      </w:r>
      <w:commentRangeStart w:id="915"/>
      <w:del w:id="916" w:author="." w:date="2011-07-06T09:49:00Z">
        <w:r w:rsidDel="00394744">
          <w:delText>the</w:delText>
        </w:r>
      </w:del>
      <w:commentRangeEnd w:id="915"/>
      <w:r w:rsidR="00394744">
        <w:rPr>
          <w:rStyle w:val="CommentReference"/>
        </w:rPr>
        <w:commentReference w:id="915"/>
      </w:r>
      <w:del w:id="917" w:author="." w:date="2011-07-06T09:49:00Z">
        <w:r w:rsidDel="00394744">
          <w:delText xml:space="preserve"> same </w:delText>
        </w:r>
      </w:del>
      <w:r>
        <w:t xml:space="preserve">result </w:t>
      </w:r>
      <w:del w:id="918" w:author="." w:date="2011-07-06T09:49:00Z">
        <w:r w:rsidDel="00394744">
          <w:delText xml:space="preserve">as </w:delText>
        </w:r>
      </w:del>
      <w:ins w:id="919" w:author="." w:date="2011-07-06T09:49:00Z">
        <w:r w:rsidR="00394744">
          <w:t xml:space="preserve">because an </w:t>
        </w:r>
      </w:ins>
      <w:r>
        <w:t xml:space="preserve">analytic solution and </w:t>
      </w:r>
      <w:r w:rsidR="00290A51">
        <w:t>an MD simulation also describe</w:t>
      </w:r>
      <w:del w:id="920" w:author="." w:date="2011-07-06T09:49:00Z">
        <w:r w:rsidR="00290A51" w:rsidDel="00394744">
          <w:delText>s</w:delText>
        </w:r>
      </w:del>
      <w:r>
        <w:t xml:space="preserve"> the same flow physics</w:t>
      </w:r>
      <w:del w:id="921" w:author="." w:date="2011-07-06T09:49:00Z">
        <w:r w:rsidDel="00394744">
          <w:delText xml:space="preserve"> though the slight fluctuation of the solution is observed</w:delText>
        </w:r>
      </w:del>
      <w:r>
        <w:t xml:space="preserve">. This </w:t>
      </w:r>
      <w:ins w:id="922" w:author="." w:date="2011-07-06T09:50:00Z">
        <w:r w:rsidR="005657E7">
          <w:t xml:space="preserve">result </w:t>
        </w:r>
      </w:ins>
      <w:r>
        <w:t xml:space="preserve">verifies the accuracy of the individual solver. The hybrid solution also shows </w:t>
      </w:r>
      <w:del w:id="923" w:author="." w:date="2011-07-06T09:50:00Z">
        <w:r w:rsidDel="005657E7">
          <w:delText xml:space="preserve">the </w:delText>
        </w:r>
      </w:del>
      <w:ins w:id="924" w:author="." w:date="2011-07-06T09:50:00Z">
        <w:r w:rsidR="005657E7">
          <w:t xml:space="preserve">a </w:t>
        </w:r>
      </w:ins>
      <w:r>
        <w:t xml:space="preserve">slight deviation from the analytic solution, which is the fluctuation of the sampled MD solution. Nevertheless, the hybrid simulation succeeds in demonstrating the same flow physics as the analytic solution. This variation can </w:t>
      </w:r>
      <w:del w:id="925" w:author="." w:date="2011-07-06T09:50:00Z">
        <w:r w:rsidDel="005657E7">
          <w:delText xml:space="preserve">even </w:delText>
        </w:r>
      </w:del>
      <w:r>
        <w:t xml:space="preserve">be diminished </w:t>
      </w:r>
      <w:ins w:id="926" w:author="." w:date="2011-07-06T09:51:00Z">
        <w:r w:rsidR="005657E7">
          <w:t xml:space="preserve">further </w:t>
        </w:r>
      </w:ins>
      <w:r>
        <w:t xml:space="preserve">if the solution is visualized over a longer temporal range, which </w:t>
      </w:r>
      <w:del w:id="927" w:author="." w:date="2011-07-06T09:51:00Z">
        <w:r w:rsidDel="005657E7">
          <w:delText xml:space="preserve">is </w:delText>
        </w:r>
      </w:del>
      <w:ins w:id="928" w:author="." w:date="2011-07-06T09:51:00Z">
        <w:r w:rsidR="005657E7">
          <w:t xml:space="preserve">has been </w:t>
        </w:r>
      </w:ins>
      <w:r>
        <w:t xml:space="preserve">observed in many </w:t>
      </w:r>
      <w:del w:id="929" w:author="." w:date="2011-07-06T09:51:00Z">
        <w:r w:rsidDel="005657E7">
          <w:delText>articles</w:delText>
        </w:r>
      </w:del>
      <w:ins w:id="930" w:author="." w:date="2011-07-06T09:51:00Z">
        <w:r w:rsidR="005657E7">
          <w:t xml:space="preserve">previous </w:t>
        </w:r>
        <w:commentRangeStart w:id="931"/>
        <w:r w:rsidR="005657E7">
          <w:t>studies</w:t>
        </w:r>
        <w:commentRangeEnd w:id="931"/>
        <w:r w:rsidR="005657E7">
          <w:rPr>
            <w:rStyle w:val="CommentReference"/>
          </w:rPr>
          <w:commentReference w:id="931"/>
        </w:r>
      </w:ins>
      <w:r>
        <w:t xml:space="preserve">. This </w:t>
      </w:r>
      <w:ins w:id="932" w:author="." w:date="2011-07-06T09:51:00Z">
        <w:r w:rsidR="00F349A9">
          <w:t xml:space="preserve">capability </w:t>
        </w:r>
      </w:ins>
      <w:r>
        <w:t>proves that the current hybrid framework accurately analyzes the steady flow profile in nano-scaled systems.</w:t>
      </w:r>
    </w:p>
    <w:p w:rsidR="002D4127" w:rsidRDefault="002D4127" w:rsidP="002D4127">
      <w:pPr>
        <w:jc w:val="center"/>
      </w:pPr>
      <w:r>
        <w:rPr>
          <w:noProof/>
          <w:lang w:val="sv-SE" w:eastAsia="ko-KR"/>
        </w:rPr>
        <w:drawing>
          <wp:inline distT="0" distB="0" distL="0" distR="0">
            <wp:extent cx="4251559" cy="3420533"/>
            <wp:effectExtent l="25400" t="0" r="0" b="0"/>
            <wp:docPr id="26" name="Picture 25" descr=":fig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g7.tiff"/>
                    <pic:cNvPicPr>
                      <a:picLocks noChangeAspect="1" noChangeArrowheads="1"/>
                    </pic:cNvPicPr>
                  </pic:nvPicPr>
                  <pic:blipFill>
                    <a:blip r:embed="rId32" cstate="print"/>
                    <a:srcRect/>
                    <a:stretch>
                      <a:fillRect/>
                    </a:stretch>
                  </pic:blipFill>
                  <pic:spPr bwMode="auto">
                    <a:xfrm>
                      <a:off x="0" y="0"/>
                      <a:ext cx="4251559" cy="3420533"/>
                    </a:xfrm>
                    <a:prstGeom prst="rect">
                      <a:avLst/>
                    </a:prstGeom>
                    <a:noFill/>
                    <a:ln w="9525">
                      <a:noFill/>
                      <a:miter lim="800000"/>
                      <a:headEnd/>
                      <a:tailEnd/>
                    </a:ln>
                  </pic:spPr>
                </pic:pic>
              </a:graphicData>
            </a:graphic>
          </wp:inline>
        </w:drawing>
      </w:r>
    </w:p>
    <w:p w:rsidR="002D4127" w:rsidRDefault="00146E40" w:rsidP="00182CE4">
      <w:ins w:id="933" w:author="." w:date="2011-07-06T09:52:00Z">
        <w:r>
          <w:t xml:space="preserve">However, </w:t>
        </w:r>
      </w:ins>
      <w:ins w:id="934" w:author="." w:date="2011-07-06T09:53:00Z">
        <w:r>
          <w:t>t</w:t>
        </w:r>
      </w:ins>
      <w:commentRangeStart w:id="935"/>
      <w:del w:id="936" w:author="." w:date="2011-07-06T09:53:00Z">
        <w:r w:rsidR="002D4127" w:rsidRPr="002D4127" w:rsidDel="00146E40">
          <w:delText>T</w:delText>
        </w:r>
      </w:del>
      <w:r w:rsidR="002D4127" w:rsidRPr="002D4127">
        <w:t>he</w:t>
      </w:r>
      <w:commentRangeEnd w:id="935"/>
      <w:r w:rsidR="00F349A9">
        <w:rPr>
          <w:rStyle w:val="CommentReference"/>
        </w:rPr>
        <w:commentReference w:id="935"/>
      </w:r>
      <w:r w:rsidR="002D4127" w:rsidRPr="002D4127">
        <w:t xml:space="preserve"> flow condition in </w:t>
      </w:r>
      <w:ins w:id="937" w:author="." w:date="2011-07-06T09:52:00Z">
        <w:r>
          <w:t xml:space="preserve">the </w:t>
        </w:r>
      </w:ins>
      <w:r w:rsidR="002D4127" w:rsidRPr="002D4127">
        <w:t xml:space="preserve">above experiment is rather unrealistic, which motivates us to apply the hybrid scheme to the analysis of </w:t>
      </w:r>
      <w:ins w:id="938" w:author="." w:date="2011-07-06T09:53:00Z">
        <w:r>
          <w:t xml:space="preserve">the </w:t>
        </w:r>
      </w:ins>
      <w:r w:rsidR="002D4127" w:rsidRPr="002D4127">
        <w:t xml:space="preserve">moderate velocity flow. As </w:t>
      </w:r>
      <w:del w:id="939" w:author="." w:date="2011-07-06T09:53:00Z">
        <w:r w:rsidR="002D4127" w:rsidRPr="002D4127" w:rsidDel="00146E40">
          <w:delText>has been expressed</w:delText>
        </w:r>
      </w:del>
      <w:ins w:id="940" w:author="." w:date="2011-07-06T09:53:00Z">
        <w:r>
          <w:t>discussed</w:t>
        </w:r>
      </w:ins>
      <w:r w:rsidR="002D4127" w:rsidRPr="002D4127">
        <w:t xml:space="preserve"> in S</w:t>
      </w:r>
      <w:r w:rsidR="002D4127">
        <w:t>ec. 2.4.2.</w:t>
      </w:r>
      <w:r w:rsidR="002D4127" w:rsidRPr="002D4127">
        <w:t xml:space="preserve">, </w:t>
      </w:r>
      <w:ins w:id="941" w:author="." w:date="2011-07-06T09:53:00Z">
        <w:r>
          <w:t xml:space="preserve">the </w:t>
        </w:r>
      </w:ins>
      <w:r w:rsidR="002D4127" w:rsidRPr="002D4127">
        <w:t>hybrid simulation of the low-speed flow field is mathematically possible but technically bound by the computing capacity, since th</w:t>
      </w:r>
      <w:r w:rsidR="002D4127">
        <w:t>e computational domain becomes u</w:t>
      </w:r>
      <w:r w:rsidR="002D4127" w:rsidRPr="002D4127">
        <w:rPr>
          <w:vertAlign w:val="superscript"/>
        </w:rPr>
        <w:t>2</w:t>
      </w:r>
      <w:r w:rsidR="002D4127">
        <w:t xml:space="preserve"> times bigger in solving </w:t>
      </w:r>
      <w:commentRangeStart w:id="942"/>
      <w:ins w:id="943" w:author="." w:date="2011-07-06T09:53:00Z">
        <w:r>
          <w:t>for</w:t>
        </w:r>
        <w:commentRangeEnd w:id="942"/>
        <w:r w:rsidR="00595873">
          <w:rPr>
            <w:rStyle w:val="CommentReference"/>
          </w:rPr>
          <w:commentReference w:id="942"/>
        </w:r>
        <w:r>
          <w:t xml:space="preserve"> </w:t>
        </w:r>
        <w:r w:rsidR="00595873">
          <w:t xml:space="preserve">a </w:t>
        </w:r>
      </w:ins>
      <w:r w:rsidR="002D4127">
        <w:t>1/u</w:t>
      </w:r>
      <w:r w:rsidR="002D4127" w:rsidRPr="002D4127">
        <w:t xml:space="preserve"> velocity field. </w:t>
      </w:r>
      <w:del w:id="944" w:author="." w:date="2011-07-06T09:53:00Z">
        <w:r w:rsidR="002D4127" w:rsidRPr="002D4127" w:rsidDel="00595873">
          <w:delText xml:space="preserve">We </w:delText>
        </w:r>
      </w:del>
      <w:ins w:id="945" w:author="." w:date="2011-07-06T09:53:00Z">
        <w:r w:rsidR="00595873">
          <w:t>I</w:t>
        </w:r>
      </w:ins>
      <w:del w:id="946" w:author="." w:date="2011-07-06T09:53:00Z">
        <w:r w:rsidR="002D4127" w:rsidRPr="002D4127" w:rsidDel="00595873">
          <w:delText>i</w:delText>
        </w:r>
      </w:del>
      <w:r w:rsidR="002D4127" w:rsidRPr="002D4127">
        <w:t>nstead</w:t>
      </w:r>
      <w:ins w:id="947" w:author="." w:date="2011-07-06T09:53:00Z">
        <w:r w:rsidR="00595873">
          <w:t>, we</w:t>
        </w:r>
      </w:ins>
      <w:r w:rsidR="002D4127" w:rsidRPr="002D4127">
        <w:t xml:space="preserve"> </w:t>
      </w:r>
      <w:del w:id="948" w:author="." w:date="2011-07-06T09:54:00Z">
        <w:r w:rsidR="002D4127" w:rsidRPr="002D4127" w:rsidDel="00595873">
          <w:delText xml:space="preserve">run </w:delText>
        </w:r>
      </w:del>
      <w:ins w:id="949" w:author="." w:date="2011-07-06T09:54:00Z">
        <w:r w:rsidR="00595873" w:rsidRPr="002D4127">
          <w:t>r</w:t>
        </w:r>
        <w:r w:rsidR="00595873">
          <w:t>a</w:t>
        </w:r>
        <w:r w:rsidR="00595873" w:rsidRPr="002D4127">
          <w:t xml:space="preserve">n </w:t>
        </w:r>
      </w:ins>
      <w:r w:rsidR="002D4127">
        <w:t>u</w:t>
      </w:r>
      <w:r w:rsidR="002D4127" w:rsidRPr="002D4127">
        <w:rPr>
          <w:vertAlign w:val="superscript"/>
        </w:rPr>
        <w:t>2</w:t>
      </w:r>
      <w:r w:rsidR="002D4127">
        <w:rPr>
          <w:vertAlign w:val="superscript"/>
        </w:rPr>
        <w:t xml:space="preserve"> </w:t>
      </w:r>
      <w:r w:rsidR="002D4127" w:rsidRPr="002D4127">
        <w:t xml:space="preserve">independent simulations with the initial system size and different random number seeds in </w:t>
      </w:r>
      <w:ins w:id="950" w:author="." w:date="2011-07-06T09:54:00Z">
        <w:r w:rsidR="00595873">
          <w:t xml:space="preserve">the </w:t>
        </w:r>
      </w:ins>
      <w:commentRangeStart w:id="951"/>
      <w:r w:rsidR="002D4127" w:rsidRPr="002D4127">
        <w:t>LAMMPS</w:t>
      </w:r>
      <w:commentRangeEnd w:id="951"/>
      <w:r w:rsidR="00595873">
        <w:rPr>
          <w:rStyle w:val="CommentReference"/>
        </w:rPr>
        <w:commentReference w:id="951"/>
      </w:r>
      <w:r w:rsidR="002D4127" w:rsidRPr="002D4127">
        <w:t xml:space="preserve"> package.</w:t>
      </w:r>
    </w:p>
    <w:p w:rsidR="002D4127" w:rsidRDefault="002D4127" w:rsidP="002D4127">
      <w:pPr>
        <w:jc w:val="center"/>
      </w:pPr>
      <w:r>
        <w:rPr>
          <w:noProof/>
          <w:lang w:val="sv-SE" w:eastAsia="ko-KR"/>
        </w:rPr>
        <w:lastRenderedPageBreak/>
        <w:drawing>
          <wp:inline distT="0" distB="0" distL="0" distR="0">
            <wp:extent cx="4719867" cy="6629400"/>
            <wp:effectExtent l="25400" t="0" r="4533" b="0"/>
            <wp:docPr id="27" name="Picture 26" descr=":fig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g8.tiff"/>
                    <pic:cNvPicPr>
                      <a:picLocks noChangeAspect="1" noChangeArrowheads="1"/>
                    </pic:cNvPicPr>
                  </pic:nvPicPr>
                  <pic:blipFill>
                    <a:blip r:embed="rId33" cstate="print"/>
                    <a:srcRect/>
                    <a:stretch>
                      <a:fillRect/>
                    </a:stretch>
                  </pic:blipFill>
                  <pic:spPr bwMode="auto">
                    <a:xfrm>
                      <a:off x="0" y="0"/>
                      <a:ext cx="4719867" cy="6629400"/>
                    </a:xfrm>
                    <a:prstGeom prst="rect">
                      <a:avLst/>
                    </a:prstGeom>
                    <a:noFill/>
                    <a:ln w="9525">
                      <a:noFill/>
                      <a:miter lim="800000"/>
                      <a:headEnd/>
                      <a:tailEnd/>
                    </a:ln>
                  </pic:spPr>
                </pic:pic>
              </a:graphicData>
            </a:graphic>
          </wp:inline>
        </w:drawing>
      </w:r>
    </w:p>
    <w:p w:rsidR="002D4127" w:rsidRDefault="005C4BF4" w:rsidP="002D4127">
      <w:ins w:id="952" w:author="." w:date="2011-07-06T09:55:00Z">
        <w:r>
          <w:t xml:space="preserve">Fig. 9 </w:t>
        </w:r>
        <w:commentRangeStart w:id="953"/>
        <w:r w:rsidRPr="002D4127">
          <w:t>present</w:t>
        </w:r>
      </w:ins>
      <w:ins w:id="954" w:author="." w:date="2011-07-06T09:56:00Z">
        <w:r>
          <w:t>s</w:t>
        </w:r>
        <w:commentRangeEnd w:id="953"/>
        <w:r>
          <w:rPr>
            <w:rStyle w:val="CommentReference"/>
          </w:rPr>
          <w:commentReference w:id="953"/>
        </w:r>
      </w:ins>
      <w:ins w:id="955" w:author="." w:date="2011-07-06T09:55:00Z">
        <w:r>
          <w:t xml:space="preserve"> </w:t>
        </w:r>
      </w:ins>
      <w:ins w:id="956" w:author="." w:date="2011-07-06T09:56:00Z">
        <w:r>
          <w:t>t</w:t>
        </w:r>
      </w:ins>
      <w:commentRangeStart w:id="957"/>
      <w:del w:id="958" w:author="." w:date="2011-07-06T09:56:00Z">
        <w:r w:rsidR="002D4127" w:rsidRPr="002D4127" w:rsidDel="005C4BF4">
          <w:delText>T</w:delText>
        </w:r>
      </w:del>
      <w:r w:rsidR="002D4127" w:rsidRPr="002D4127">
        <w:t>he</w:t>
      </w:r>
      <w:commentRangeEnd w:id="957"/>
      <w:r w:rsidR="00595873">
        <w:rPr>
          <w:rStyle w:val="CommentReference"/>
        </w:rPr>
        <w:commentReference w:id="957"/>
      </w:r>
      <w:r w:rsidR="002D4127" w:rsidRPr="002D4127">
        <w:t xml:space="preserve"> Couette flow </w:t>
      </w:r>
      <w:r w:rsidR="00290A51" w:rsidRPr="002D4127">
        <w:t>profiles with different numbers of samples</w:t>
      </w:r>
      <w:del w:id="959" w:author="." w:date="2011-07-06T09:56:00Z">
        <w:r w:rsidR="00290A51" w:rsidRPr="002D4127" w:rsidDel="005C4BF4">
          <w:delText xml:space="preserve"> are</w:delText>
        </w:r>
      </w:del>
      <w:del w:id="960" w:author="." w:date="2011-07-06T09:55:00Z">
        <w:r w:rsidR="002D4127" w:rsidRPr="002D4127" w:rsidDel="005C4BF4">
          <w:delText xml:space="preserve"> presente</w:delText>
        </w:r>
        <w:r w:rsidR="00290A51" w:rsidDel="005C4BF4">
          <w:delText>d in Fig.</w:delText>
        </w:r>
        <w:r w:rsidR="002D4127" w:rsidDel="005C4BF4">
          <w:delText xml:space="preserve"> 9</w:delText>
        </w:r>
      </w:del>
      <w:r w:rsidR="002D4127" w:rsidRPr="002D4127">
        <w:t>. All configurations and parameters are identical to the above validation problem</w:t>
      </w:r>
      <w:del w:id="961" w:author="." w:date="2011-07-06T09:56:00Z">
        <w:r w:rsidR="002D4127" w:rsidRPr="002D4127" w:rsidDel="005C4BF4">
          <w:delText>,</w:delText>
        </w:r>
      </w:del>
      <w:r w:rsidR="002D4127" w:rsidRPr="002D4127">
        <w:t xml:space="preserve"> except the upper plate velocity of 0.25 </w:t>
      </w:r>
      <w:r w:rsidR="002D4127">
        <w:t xml:space="preserve">σ/τ. </w:t>
      </w:r>
      <w:r w:rsidR="002D4127" w:rsidRPr="002D4127">
        <w:t xml:space="preserve"> Changing the velocity to 1/4 implies that </w:t>
      </w:r>
      <w:ins w:id="962" w:author="." w:date="2011-07-06T09:56:00Z">
        <w:r w:rsidR="00BA227B">
          <w:t xml:space="preserve">an </w:t>
        </w:r>
      </w:ins>
      <w:del w:id="963" w:author="." w:date="2011-07-06T09:56:00Z">
        <w:r w:rsidR="002D4127" w:rsidRPr="002D4127" w:rsidDel="00BA227B">
          <w:delText xml:space="preserve">averaging </w:delText>
        </w:r>
      </w:del>
      <w:ins w:id="964" w:author="." w:date="2011-07-06T09:56:00Z">
        <w:r w:rsidR="00BA227B" w:rsidRPr="002D4127">
          <w:t>averag</w:t>
        </w:r>
        <w:r w:rsidR="00BA227B">
          <w:t>e of</w:t>
        </w:r>
        <w:r w:rsidR="00BA227B" w:rsidRPr="002D4127">
          <w:t xml:space="preserve"> </w:t>
        </w:r>
      </w:ins>
      <w:r w:rsidR="002D4127" w:rsidRPr="002D4127">
        <w:t xml:space="preserve">16 samples </w:t>
      </w:r>
      <w:del w:id="965" w:author="." w:date="2011-07-06T09:57:00Z">
        <w:r w:rsidR="002D4127" w:rsidRPr="002D4127" w:rsidDel="00BA227B">
          <w:delText xml:space="preserve">are </w:delText>
        </w:r>
      </w:del>
      <w:ins w:id="966" w:author="." w:date="2011-07-06T09:57:00Z">
        <w:r w:rsidR="00BA227B">
          <w:t xml:space="preserve">is </w:t>
        </w:r>
      </w:ins>
      <w:r w:rsidR="002D4127" w:rsidRPr="002D4127">
        <w:t xml:space="preserve">required to </w:t>
      </w:r>
      <w:del w:id="967" w:author="." w:date="2011-07-06T09:57:00Z">
        <w:r w:rsidR="002D4127" w:rsidRPr="002D4127" w:rsidDel="00BA227B">
          <w:delText>get the</w:delText>
        </w:r>
      </w:del>
      <w:ins w:id="968" w:author="." w:date="2011-07-06T09:57:00Z">
        <w:r w:rsidR="00BA227B">
          <w:t>achieve an</w:t>
        </w:r>
      </w:ins>
      <w:r w:rsidR="002D4127" w:rsidRPr="002D4127">
        <w:t xml:space="preserve"> acceptable numerical solution. The result supports the above supposition. The solution becomes very accurate when 16 individual runs are sampled. The reduction of statistical noise by </w:t>
      </w:r>
      <w:r w:rsidR="00290A51">
        <w:t>multiple replica sampling</w:t>
      </w:r>
      <w:r w:rsidR="002D4127" w:rsidRPr="002D4127">
        <w:t xml:space="preserve">s is clearly verified </w:t>
      </w:r>
      <w:del w:id="969" w:author="." w:date="2011-07-06T09:57:00Z">
        <w:r w:rsidR="002D4127" w:rsidRPr="002D4127" w:rsidDel="00BA227B">
          <w:delText xml:space="preserve">by </w:delText>
        </w:r>
      </w:del>
      <w:ins w:id="970" w:author="." w:date="2011-07-06T09:57:00Z">
        <w:r w:rsidR="00BA227B">
          <w:t>in</w:t>
        </w:r>
        <w:r w:rsidR="00BA227B" w:rsidRPr="002D4127">
          <w:t xml:space="preserve"> </w:t>
        </w:r>
      </w:ins>
      <w:r w:rsidR="002D4127" w:rsidRPr="002D4127">
        <w:t xml:space="preserve">the graph </w:t>
      </w:r>
      <w:del w:id="971" w:author="." w:date="2011-07-06T09:57:00Z">
        <w:r w:rsidR="002D4127" w:rsidRPr="002D4127" w:rsidDel="00BA227B">
          <w:delText xml:space="preserve">in </w:delText>
        </w:r>
      </w:del>
      <w:ins w:id="972" w:author="." w:date="2011-07-06T09:57:00Z">
        <w:r w:rsidR="00BA227B">
          <w:t>presented in</w:t>
        </w:r>
        <w:r w:rsidR="00BA227B" w:rsidRPr="002D4127">
          <w:t xml:space="preserve"> </w:t>
        </w:r>
      </w:ins>
      <w:r w:rsidR="002D4127" w:rsidRPr="002D4127">
        <w:t>Fig</w:t>
      </w:r>
      <w:r w:rsidR="002D4127">
        <w:t>. 10.</w:t>
      </w:r>
      <w:r w:rsidR="002D4127" w:rsidRPr="002D4127">
        <w:t xml:space="preserve"> The noise is </w:t>
      </w:r>
      <w:del w:id="973" w:author="." w:date="2011-07-06T09:57:00Z">
        <w:r w:rsidR="002D4127" w:rsidRPr="002D4127" w:rsidDel="00BA227B">
          <w:delText xml:space="preserve">roughly </w:delText>
        </w:r>
      </w:del>
      <w:r w:rsidR="002D4127" w:rsidRPr="002D4127">
        <w:t xml:space="preserve">seen to reduce by </w:t>
      </w:r>
      <w:ins w:id="974" w:author="." w:date="2011-07-06T09:57:00Z">
        <w:r w:rsidR="008F3FC5">
          <w:t xml:space="preserve">roughly </w:t>
        </w:r>
      </w:ins>
      <w:r w:rsidR="002D4127" w:rsidRPr="002D4127">
        <w:t xml:space="preserve">half with 4 times more </w:t>
      </w:r>
      <w:r w:rsidR="002D4127" w:rsidRPr="002D4127">
        <w:lastRenderedPageBreak/>
        <w:t>samples</w:t>
      </w:r>
      <w:ins w:id="975" w:author="." w:date="2011-07-06T09:58:00Z">
        <w:r w:rsidR="008F3FC5">
          <w:t>.</w:t>
        </w:r>
      </w:ins>
      <w:r w:rsidR="002D4127" w:rsidRPr="002D4127">
        <w:t xml:space="preserve"> </w:t>
      </w:r>
      <w:del w:id="976" w:author="." w:date="2011-07-06T09:58:00Z">
        <w:r w:rsidR="002D4127" w:rsidRPr="002D4127" w:rsidDel="008F3FC5">
          <w:delText>and the</w:delText>
        </w:r>
      </w:del>
      <w:ins w:id="977" w:author="." w:date="2011-07-06T09:58:00Z">
        <w:r w:rsidR="008F3FC5">
          <w:t>The</w:t>
        </w:r>
      </w:ins>
      <w:r w:rsidR="002D4127" w:rsidRPr="002D4127">
        <w:t xml:space="preserve"> solution of sam</w:t>
      </w:r>
      <w:r w:rsidR="002D4127">
        <w:t>pling 16 runs shows about 5%</w:t>
      </w:r>
      <w:r w:rsidR="002D4127" w:rsidRPr="002D4127">
        <w:t xml:space="preserve"> of the noise compared </w:t>
      </w:r>
      <w:del w:id="978" w:author="." w:date="2011-07-06T09:58:00Z">
        <w:r w:rsidR="002D4127" w:rsidRPr="002D4127" w:rsidDel="008F3FC5">
          <w:delText xml:space="preserve">to </w:delText>
        </w:r>
      </w:del>
      <w:ins w:id="979" w:author="." w:date="2011-07-06T09:58:00Z">
        <w:r w:rsidR="008F3FC5">
          <w:t>with</w:t>
        </w:r>
        <w:r w:rsidR="008F3FC5" w:rsidRPr="002D4127">
          <w:t xml:space="preserve"> </w:t>
        </w:r>
      </w:ins>
      <w:r w:rsidR="002D4127" w:rsidRPr="002D4127">
        <w:t>the analytic solution profile.</w:t>
      </w:r>
    </w:p>
    <w:p w:rsidR="002D4127" w:rsidRPr="002D4127" w:rsidRDefault="008F3FC5" w:rsidP="002D4127">
      <w:ins w:id="980" w:author="." w:date="2011-07-06T09:58:00Z">
        <w:r>
          <w:t xml:space="preserve">We compared </w:t>
        </w:r>
      </w:ins>
      <w:del w:id="981" w:author="." w:date="2011-07-06T09:58:00Z">
        <w:r w:rsidR="002D4127" w:rsidRPr="002D4127" w:rsidDel="008F3FC5">
          <w:delText xml:space="preserve">The </w:delText>
        </w:r>
      </w:del>
      <w:ins w:id="982" w:author="." w:date="2011-07-06T09:58:00Z">
        <w:r>
          <w:t>t</w:t>
        </w:r>
        <w:r w:rsidRPr="002D4127">
          <w:t xml:space="preserve">he </w:t>
        </w:r>
      </w:ins>
      <w:r w:rsidR="002D4127" w:rsidRPr="002D4127">
        <w:t xml:space="preserve">solution by </w:t>
      </w:r>
      <w:r w:rsidR="00290A51">
        <w:t>multiple replica sampling</w:t>
      </w:r>
      <w:r w:rsidR="002D4127" w:rsidRPr="002D4127">
        <w:t xml:space="preserve"> </w:t>
      </w:r>
      <w:del w:id="983" w:author="." w:date="2011-07-06T09:58:00Z">
        <w:r w:rsidR="002D4127" w:rsidRPr="002D4127" w:rsidDel="002A6F96">
          <w:delText xml:space="preserve">is compared </w:delText>
        </w:r>
      </w:del>
      <w:r w:rsidR="002D4127" w:rsidRPr="002D4127">
        <w:t xml:space="preserve">with the solution in </w:t>
      </w:r>
      <w:ins w:id="984" w:author="." w:date="2011-07-06T09:58:00Z">
        <w:r w:rsidR="002A6F96">
          <w:t xml:space="preserve">the </w:t>
        </w:r>
      </w:ins>
      <w:r w:rsidR="002D4127" w:rsidRPr="002D4127">
        <w:t>increased system domain. Figure</w:t>
      </w:r>
      <w:r w:rsidR="002D4127">
        <w:t xml:space="preserve"> </w:t>
      </w:r>
      <w:r w:rsidR="00290A51">
        <w:t xml:space="preserve">11 </w:t>
      </w:r>
      <w:r w:rsidR="00290A51" w:rsidRPr="002D4127">
        <w:t>shows</w:t>
      </w:r>
      <w:r w:rsidR="002D4127" w:rsidRPr="002D4127">
        <w:t xml:space="preserve"> the Couette flow profile with </w:t>
      </w:r>
      <w:ins w:id="985" w:author="." w:date="2011-07-06T09:59:00Z">
        <w:r w:rsidR="002A6F96">
          <w:t xml:space="preserve">a </w:t>
        </w:r>
      </w:ins>
      <w:r w:rsidR="002D4127" w:rsidRPr="002D4127">
        <w:t xml:space="preserve">16 times </w:t>
      </w:r>
      <w:del w:id="986" w:author="." w:date="2011-07-06T09:59:00Z">
        <w:r w:rsidR="002D4127" w:rsidRPr="002D4127" w:rsidDel="002A6F96">
          <w:delText xml:space="preserve">bigger </w:delText>
        </w:r>
      </w:del>
      <w:ins w:id="987" w:author="." w:date="2011-07-06T09:59:00Z">
        <w:r w:rsidR="002A6F96">
          <w:t>larger</w:t>
        </w:r>
        <w:r w:rsidR="002A6F96" w:rsidRPr="002D4127">
          <w:t xml:space="preserve"> </w:t>
        </w:r>
      </w:ins>
      <w:r w:rsidR="002D4127" w:rsidRPr="002D4127">
        <w:t xml:space="preserve">system size in </w:t>
      </w:r>
      <w:ins w:id="988" w:author="." w:date="2011-07-06T09:59:00Z">
        <w:r w:rsidR="002A6F96">
          <w:t xml:space="preserve">a </w:t>
        </w:r>
      </w:ins>
      <w:r w:rsidR="002D4127" w:rsidRPr="002D4127">
        <w:t>horizontal direction and the comparison of velocity variation in the middle of the overlapping region. From the result, both ways (</w:t>
      </w:r>
      <w:r w:rsidR="00290A51">
        <w:t>multiple replica sampling</w:t>
      </w:r>
      <w:r w:rsidR="002D4127" w:rsidRPr="002D4127">
        <w:t xml:space="preserve"> and increasing system size) produce acceptable numerical solutions compared </w:t>
      </w:r>
      <w:del w:id="989" w:author="." w:date="2011-07-06T09:59:00Z">
        <w:r w:rsidR="002D4127" w:rsidRPr="002D4127" w:rsidDel="002A6F96">
          <w:delText xml:space="preserve">to </w:delText>
        </w:r>
      </w:del>
      <w:ins w:id="990" w:author="." w:date="2011-07-06T09:59:00Z">
        <w:r w:rsidR="002A6F96">
          <w:t>with</w:t>
        </w:r>
        <w:r w:rsidR="002A6F96" w:rsidRPr="002D4127">
          <w:t xml:space="preserve"> </w:t>
        </w:r>
      </w:ins>
      <w:r w:rsidR="002D4127" w:rsidRPr="002D4127">
        <w:t xml:space="preserve">the analytic solution. Interestingly, the scale of the noise compared </w:t>
      </w:r>
      <w:del w:id="991" w:author="." w:date="2011-07-06T09:59:00Z">
        <w:r w:rsidR="002D4127" w:rsidRPr="002D4127" w:rsidDel="002A6F96">
          <w:delText xml:space="preserve">to </w:delText>
        </w:r>
      </w:del>
      <w:ins w:id="992" w:author="." w:date="2011-07-06T09:59:00Z">
        <w:r w:rsidR="002A6F96">
          <w:t>with</w:t>
        </w:r>
        <w:r w:rsidR="002A6F96" w:rsidRPr="002D4127">
          <w:t xml:space="preserve"> </w:t>
        </w:r>
      </w:ins>
      <w:r w:rsidR="002D4127" w:rsidRPr="002D4127">
        <w:t xml:space="preserve">the analytic solution is very similar in both ways, which verifies that </w:t>
      </w:r>
      <w:ins w:id="993" w:author="." w:date="2011-07-06T09:59:00Z">
        <w:r w:rsidR="002A6F96">
          <w:t xml:space="preserve">the </w:t>
        </w:r>
      </w:ins>
      <w:r w:rsidR="00290A51">
        <w:t>multiple replica sampling</w:t>
      </w:r>
      <w:r w:rsidR="002D4127" w:rsidRPr="002D4127">
        <w:t xml:space="preserve"> approach can replace </w:t>
      </w:r>
      <w:del w:id="994" w:author="." w:date="2011-07-06T09:59:00Z">
        <w:r w:rsidR="002D4127" w:rsidRPr="002D4127" w:rsidDel="002A6F96">
          <w:delText>the increase of</w:delText>
        </w:r>
      </w:del>
      <w:ins w:id="995" w:author="." w:date="2011-07-06T09:59:00Z">
        <w:r w:rsidR="002A6F96">
          <w:t>increasing the</w:t>
        </w:r>
      </w:ins>
      <w:r w:rsidR="002D4127" w:rsidRPr="002D4127">
        <w:t xml:space="preserve"> system size to reduce the statistical error.</w:t>
      </w:r>
    </w:p>
    <w:p w:rsidR="002D4127" w:rsidRPr="002D4127" w:rsidRDefault="002D4127" w:rsidP="002D4127">
      <w:r w:rsidRPr="002D4127">
        <w:t xml:space="preserve">Collectively, </w:t>
      </w:r>
      <w:ins w:id="996" w:author="." w:date="2011-07-06T10:00:00Z">
        <w:r w:rsidR="002678B7">
          <w:t xml:space="preserve">the </w:t>
        </w:r>
      </w:ins>
      <w:r w:rsidRPr="002D4127">
        <w:t xml:space="preserve">results </w:t>
      </w:r>
      <w:del w:id="997" w:author="." w:date="2011-07-06T10:00:00Z">
        <w:r w:rsidRPr="002D4127" w:rsidDel="002678B7">
          <w:delText xml:space="preserve">by </w:delText>
        </w:r>
      </w:del>
      <w:ins w:id="998" w:author="." w:date="2011-07-06T10:00:00Z">
        <w:r w:rsidR="002678B7">
          <w:t>of</w:t>
        </w:r>
        <w:r w:rsidR="002678B7" w:rsidRPr="002D4127">
          <w:t xml:space="preserve"> </w:t>
        </w:r>
      </w:ins>
      <w:r w:rsidRPr="002D4127">
        <w:t xml:space="preserve">multiple samples show the same order of accuracy compared </w:t>
      </w:r>
      <w:del w:id="999" w:author="." w:date="2011-07-06T10:00:00Z">
        <w:r w:rsidRPr="002D4127" w:rsidDel="002678B7">
          <w:delText xml:space="preserve">to </w:delText>
        </w:r>
      </w:del>
      <w:ins w:id="1000" w:author="." w:date="2011-07-06T10:00:00Z">
        <w:r w:rsidR="002678B7">
          <w:t>with</w:t>
        </w:r>
        <w:r w:rsidR="002678B7" w:rsidRPr="002D4127">
          <w:t xml:space="preserve"> </w:t>
        </w:r>
      </w:ins>
      <w:r w:rsidRPr="002D4127">
        <w:t xml:space="preserve">the increase </w:t>
      </w:r>
      <w:del w:id="1001" w:author="." w:date="2011-07-06T10:03:00Z">
        <w:r w:rsidRPr="002D4127" w:rsidDel="005871E9">
          <w:delText xml:space="preserve">of </w:delText>
        </w:r>
      </w:del>
      <w:ins w:id="1002" w:author="." w:date="2011-07-06T10:03:00Z">
        <w:r w:rsidR="005871E9">
          <w:t>in</w:t>
        </w:r>
        <w:r w:rsidR="005871E9" w:rsidRPr="002D4127">
          <w:t xml:space="preserve"> </w:t>
        </w:r>
      </w:ins>
      <w:r w:rsidRPr="002D4127">
        <w:t xml:space="preserve">the system size. </w:t>
      </w:r>
      <w:del w:id="1003" w:author="." w:date="2011-07-06T10:00:00Z">
        <w:r w:rsidRPr="002D4127" w:rsidDel="002678B7">
          <w:delText xml:space="preserve">Especially </w:delText>
        </w:r>
      </w:del>
      <w:ins w:id="1004" w:author="." w:date="2011-07-06T10:00:00Z">
        <w:r w:rsidR="002678B7">
          <w:t>Particular</w:t>
        </w:r>
      </w:ins>
      <w:ins w:id="1005" w:author="." w:date="2011-07-06T10:01:00Z">
        <w:r w:rsidR="00EA2FAE">
          <w:t>ly</w:t>
        </w:r>
      </w:ins>
      <w:ins w:id="1006" w:author="." w:date="2011-07-06T10:00:00Z">
        <w:r w:rsidR="002678B7" w:rsidRPr="002D4127">
          <w:t xml:space="preserve"> </w:t>
        </w:r>
      </w:ins>
      <w:r w:rsidRPr="002D4127">
        <w:t xml:space="preserve">in cases </w:t>
      </w:r>
      <w:ins w:id="1007" w:author="." w:date="2011-07-06T10:03:00Z">
        <w:r w:rsidR="005871E9">
          <w:t xml:space="preserve">where </w:t>
        </w:r>
      </w:ins>
      <w:r w:rsidRPr="002D4127">
        <w:t xml:space="preserve">the physical system is large, </w:t>
      </w:r>
      <w:r w:rsidR="00290A51">
        <w:t>multiple replica sampling</w:t>
      </w:r>
      <w:r w:rsidRPr="002D4127">
        <w:t xml:space="preserve"> is more effective than directly increasing the system size, because excessively large-scaled jobs (in view of wall-time limit or number of resources requested) are very hard </w:t>
      </w:r>
      <w:del w:id="1008" w:author="." w:date="2011-07-06T10:03:00Z">
        <w:r w:rsidRPr="002D4127" w:rsidDel="005871E9">
          <w:delText xml:space="preserve">to get </w:delText>
        </w:r>
      </w:del>
      <w:r w:rsidRPr="002D4127">
        <w:t>allocate</w:t>
      </w:r>
      <w:del w:id="1009" w:author="." w:date="2011-07-06T10:03:00Z">
        <w:r w:rsidRPr="002D4127" w:rsidDel="005871E9">
          <w:delText>d</w:delText>
        </w:r>
      </w:del>
      <w:r w:rsidRPr="002D4127">
        <w:t>. In addition, the labor of manually submitting multiple independent runs and managing data sets can be relieved by adopting a BigJob framework.</w:t>
      </w:r>
    </w:p>
    <w:p w:rsidR="002D4127" w:rsidRDefault="002D4127" w:rsidP="00182CE4"/>
    <w:p w:rsidR="002D4127" w:rsidRDefault="002D4127" w:rsidP="002D4127">
      <w:pPr>
        <w:ind w:firstLine="720"/>
        <w:rPr>
          <w:i/>
        </w:rPr>
      </w:pPr>
      <w:r>
        <w:rPr>
          <w:i/>
        </w:rPr>
        <w:t>4.3</w:t>
      </w:r>
      <w:r w:rsidRPr="00182CE4">
        <w:rPr>
          <w:i/>
        </w:rPr>
        <w:t xml:space="preserve">. </w:t>
      </w:r>
      <w:r w:rsidRPr="002D4127">
        <w:rPr>
          <w:i/>
        </w:rPr>
        <w:t>A Physically Unsteady Flow Field: Oscillating Boundary Problem</w:t>
      </w:r>
    </w:p>
    <w:p w:rsidR="002D4127" w:rsidRDefault="002D4127" w:rsidP="002D4127">
      <w:r w:rsidRPr="002D4127">
        <w:t xml:space="preserve">The accuracy of </w:t>
      </w:r>
      <w:ins w:id="1010" w:author="." w:date="2011-07-06T10:04:00Z">
        <w:r w:rsidR="005871E9">
          <w:t xml:space="preserve">the </w:t>
        </w:r>
      </w:ins>
      <w:r w:rsidRPr="002D4127">
        <w:t xml:space="preserve">designed temporal coupling scheme is verified by solving </w:t>
      </w:r>
      <w:del w:id="1011" w:author="." w:date="2011-07-06T10:05:00Z">
        <w:r w:rsidRPr="002D4127" w:rsidDel="007F25B9">
          <w:delText xml:space="preserve">an </w:delText>
        </w:r>
      </w:del>
      <w:ins w:id="1012" w:author="." w:date="2011-07-06T10:05:00Z">
        <w:r w:rsidR="007F25B9">
          <w:t>the</w:t>
        </w:r>
        <w:r w:rsidR="007F25B9" w:rsidRPr="002D4127">
          <w:t xml:space="preserve"> </w:t>
        </w:r>
      </w:ins>
      <w:r w:rsidRPr="002D4127">
        <w:t xml:space="preserve">unsteady oscillating boundary problem. In Couette flow simulation, which converges to a steady-state flow profile, the minor inaccuracy during the flow evolution can be eventually recovered. On the other hand, the inaccurate solution at </w:t>
      </w:r>
      <w:r w:rsidR="00290A51">
        <w:rPr>
          <w:rFonts w:hint="eastAsia"/>
          <w:lang w:eastAsia="ko-KR"/>
        </w:rPr>
        <w:t>one</w:t>
      </w:r>
      <w:r w:rsidRPr="002D4127">
        <w:t xml:space="preserve"> instance harms the flow field afterwards in this physically unsteady problem. Therefore, the accuracy of </w:t>
      </w:r>
      <w:ins w:id="1013" w:author="." w:date="2011-07-06T10:06:00Z">
        <w:r w:rsidR="007F25B9">
          <w:t xml:space="preserve">the </w:t>
        </w:r>
      </w:ins>
      <w:r w:rsidRPr="002D4127">
        <w:t xml:space="preserve">temporal coupling scheme becomes more important. </w:t>
      </w:r>
      <w:del w:id="1014" w:author="." w:date="2011-07-06T10:06:00Z">
        <w:r w:rsidRPr="002D4127" w:rsidDel="007F25B9">
          <w:delText>Also</w:delText>
        </w:r>
      </w:del>
      <w:ins w:id="1015" w:author="." w:date="2011-07-06T10:06:00Z">
        <w:r w:rsidR="007F25B9">
          <w:t>Furthermore</w:t>
        </w:r>
      </w:ins>
      <w:r w:rsidRPr="002D4127">
        <w:t xml:space="preserve">, velocity in the hybrid region becomes far slower than </w:t>
      </w:r>
      <w:ins w:id="1016" w:author="." w:date="2011-07-06T10:06:00Z">
        <w:r w:rsidR="007F25B9">
          <w:t xml:space="preserve">in </w:t>
        </w:r>
      </w:ins>
      <w:r w:rsidRPr="002D4127">
        <w:t xml:space="preserve">the Couette flow profile, so that the influence of noise from MD side is </w:t>
      </w:r>
      <w:commentRangeStart w:id="1017"/>
      <w:del w:id="1018" w:author="." w:date="2011-07-06T10:06:00Z">
        <w:r w:rsidRPr="002D4127" w:rsidDel="007F25B9">
          <w:delText>concerned</w:delText>
        </w:r>
      </w:del>
      <w:commentRangeEnd w:id="1017"/>
      <w:r w:rsidR="007F25B9">
        <w:rPr>
          <w:rStyle w:val="CommentReference"/>
        </w:rPr>
        <w:commentReference w:id="1017"/>
      </w:r>
      <w:del w:id="1019" w:author="." w:date="2011-07-06T10:06:00Z">
        <w:r w:rsidRPr="002D4127" w:rsidDel="007F25B9">
          <w:delText xml:space="preserve"> to be </w:delText>
        </w:r>
      </w:del>
      <w:r w:rsidRPr="002D4127">
        <w:t xml:space="preserve">more critical in the current flow simulation. The computational domain and coupling conditions are the same as </w:t>
      </w:r>
      <w:ins w:id="1020" w:author="." w:date="2011-07-06T10:06:00Z">
        <w:r w:rsidR="007F25B9">
          <w:t xml:space="preserve">in </w:t>
        </w:r>
      </w:ins>
      <w:r w:rsidRPr="002D4127">
        <w:t>the above Couette flow simulation. In this case, the upper wall boundary condition changes from the fixed velocity</w:t>
      </w:r>
      <w:r>
        <w:t xml:space="preserve"> to </w:t>
      </w:r>
      <w:ins w:id="1021" w:author="." w:date="2011-07-06T10:06:00Z">
        <w:r w:rsidR="001E3E95">
          <w:t xml:space="preserve">the </w:t>
        </w:r>
      </w:ins>
      <w:r>
        <w:t>oscillatory wall, which is u</w:t>
      </w:r>
      <w:r w:rsidRPr="002D4127">
        <w:rPr>
          <w:vertAlign w:val="subscript"/>
        </w:rPr>
        <w:t>wall</w:t>
      </w:r>
      <w:r>
        <w:t>(t) = (σ/τ) x sin(2</w:t>
      </w:r>
      <w:r>
        <w:sym w:font="Symbol" w:char="F070"/>
      </w:r>
      <w:r>
        <w:t>t/T). Period T</w:t>
      </w:r>
      <w:r w:rsidRPr="002D4127">
        <w:t xml:space="preserve"> is set to be 200</w:t>
      </w:r>
      <w:r>
        <w:t>τ</w:t>
      </w:r>
      <w:r w:rsidRPr="002D4127">
        <w:t>.</w:t>
      </w:r>
    </w:p>
    <w:p w:rsidR="002D4127" w:rsidRDefault="002D4127" w:rsidP="002D4127">
      <w:r w:rsidRPr="002D4127">
        <w:t>Figure</w:t>
      </w:r>
      <w:r>
        <w:t xml:space="preserve"> 12</w:t>
      </w:r>
      <w:r w:rsidRPr="002D4127">
        <w:t xml:space="preserve"> shows the oscillatory velocity profile by pure CFD and hybrid simulations. </w:t>
      </w:r>
      <w:del w:id="1022" w:author="." w:date="2011-07-06T10:06:00Z">
        <w:r w:rsidRPr="002D4127" w:rsidDel="001E3E95">
          <w:delText>From the</w:delText>
        </w:r>
      </w:del>
      <w:ins w:id="1023" w:author="." w:date="2011-07-06T10:06:00Z">
        <w:r w:rsidR="001E3E95">
          <w:t>The</w:t>
        </w:r>
      </w:ins>
      <w:r w:rsidRPr="002D4127">
        <w:t xml:space="preserve"> left figure</w:t>
      </w:r>
      <w:ins w:id="1024" w:author="." w:date="2011-07-06T10:06:00Z">
        <w:r w:rsidR="001E3E95">
          <w:t xml:space="preserve"> shows</w:t>
        </w:r>
      </w:ins>
      <w:ins w:id="1025" w:author="." w:date="2011-07-06T10:07:00Z">
        <w:r w:rsidR="001E3E95">
          <w:t xml:space="preserve"> that the</w:t>
        </w:r>
      </w:ins>
      <w:del w:id="1026" w:author="." w:date="2011-07-06T10:07:00Z">
        <w:r w:rsidRPr="002D4127" w:rsidDel="001E3E95">
          <w:delText>,</w:delText>
        </w:r>
      </w:del>
      <w:r w:rsidRPr="002D4127">
        <w:t xml:space="preserve"> velocity profiles at each time instance are roughly the same between the pure CFD and hybrid simulations in magnitude. This </w:t>
      </w:r>
      <w:del w:id="1027" w:author="." w:date="2011-07-06T10:07:00Z">
        <w:r w:rsidRPr="002D4127" w:rsidDel="001E3E95">
          <w:delText xml:space="preserve">provides </w:delText>
        </w:r>
      </w:del>
      <w:commentRangeStart w:id="1028"/>
      <w:ins w:id="1029" w:author="." w:date="2011-07-06T10:07:00Z">
        <w:r w:rsidR="001E3E95">
          <w:t>indicates</w:t>
        </w:r>
        <w:commentRangeEnd w:id="1028"/>
        <w:r w:rsidR="001E3E95">
          <w:rPr>
            <w:rStyle w:val="CommentReference"/>
          </w:rPr>
          <w:commentReference w:id="1028"/>
        </w:r>
        <w:r w:rsidR="001E3E95" w:rsidRPr="002D4127">
          <w:t xml:space="preserve"> </w:t>
        </w:r>
      </w:ins>
      <w:r w:rsidRPr="002D4127">
        <w:t xml:space="preserve">that the hybrid simulation approach is also applicable to time-varying flow simulations. Meanwhile, the temporal variation of the horizontal velocity in the middle of </w:t>
      </w:r>
      <w:ins w:id="1030" w:author="." w:date="2011-07-06T10:07:00Z">
        <w:r w:rsidR="001E3E95">
          <w:t xml:space="preserve">the </w:t>
        </w:r>
      </w:ins>
      <w:r w:rsidRPr="002D4127">
        <w:t xml:space="preserve">hybrid region expresses that the noise in </w:t>
      </w:r>
      <w:ins w:id="1031" w:author="." w:date="2011-07-06T10:07:00Z">
        <w:r w:rsidR="00ED43D0">
          <w:t xml:space="preserve">the </w:t>
        </w:r>
      </w:ins>
      <w:r w:rsidRPr="002D4127">
        <w:t xml:space="preserve">hybrid solution is not negligible considering the ratio between continuum and hybrid velocities. We claim that this noisy solution is caused by the combination of </w:t>
      </w:r>
      <w:ins w:id="1032" w:author="." w:date="2011-07-06T10:08:00Z">
        <w:r w:rsidR="00ED43D0">
          <w:t xml:space="preserve">the </w:t>
        </w:r>
      </w:ins>
      <w:r w:rsidRPr="002D4127">
        <w:t xml:space="preserve">sampling error and </w:t>
      </w:r>
      <w:ins w:id="1033" w:author="." w:date="2011-07-06T10:08:00Z">
        <w:r w:rsidR="00ED43D0">
          <w:t xml:space="preserve">an </w:t>
        </w:r>
      </w:ins>
      <w:r w:rsidRPr="002D4127">
        <w:t xml:space="preserve">inaccurate temporal coupling scheme. </w:t>
      </w:r>
      <w:del w:id="1034" w:author="." w:date="2011-07-06T10:08:00Z">
        <w:r w:rsidRPr="002D4127" w:rsidDel="00ED43D0">
          <w:delText>To clearly examine</w:delText>
        </w:r>
      </w:del>
      <w:ins w:id="1035" w:author="." w:date="2011-07-06T10:08:00Z">
        <w:r w:rsidR="00ED43D0">
          <w:t>In order to determine accurately</w:t>
        </w:r>
      </w:ins>
      <w:r w:rsidRPr="002D4127">
        <w:t xml:space="preserve"> the effect of </w:t>
      </w:r>
      <w:ins w:id="1036" w:author="." w:date="2011-07-06T10:08:00Z">
        <w:r w:rsidR="00ED43D0">
          <w:t xml:space="preserve">the </w:t>
        </w:r>
      </w:ins>
      <w:r w:rsidRPr="002D4127">
        <w:t xml:space="preserve">temporal coupling scheme, we sampled multiple independent experiments and compared solutions </w:t>
      </w:r>
      <w:del w:id="1037" w:author="." w:date="2011-07-06T10:08:00Z">
        <w:r w:rsidRPr="002D4127" w:rsidDel="00ED43D0">
          <w:delText xml:space="preserve">by </w:delText>
        </w:r>
      </w:del>
      <w:ins w:id="1038" w:author="." w:date="2011-07-06T10:08:00Z">
        <w:r w:rsidR="00ED43D0">
          <w:t xml:space="preserve">with </w:t>
        </w:r>
      </w:ins>
      <w:r w:rsidRPr="002D4127">
        <w:t>different temporal coupling schemes.</w:t>
      </w:r>
    </w:p>
    <w:p w:rsidR="002D4127" w:rsidRDefault="002D4127" w:rsidP="002D4127">
      <w:pPr>
        <w:jc w:val="center"/>
      </w:pPr>
      <w:r>
        <w:rPr>
          <w:noProof/>
          <w:lang w:val="sv-SE" w:eastAsia="ko-KR"/>
        </w:rPr>
        <w:lastRenderedPageBreak/>
        <w:drawing>
          <wp:inline distT="0" distB="0" distL="0" distR="0">
            <wp:extent cx="4467948" cy="5537200"/>
            <wp:effectExtent l="25400" t="0" r="2452" b="0"/>
            <wp:docPr id="28" name="Picture 27" descr=":fig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9.tiff"/>
                    <pic:cNvPicPr>
                      <a:picLocks noChangeAspect="1" noChangeArrowheads="1"/>
                    </pic:cNvPicPr>
                  </pic:nvPicPr>
                  <pic:blipFill>
                    <a:blip r:embed="rId34" cstate="print"/>
                    <a:srcRect/>
                    <a:stretch>
                      <a:fillRect/>
                    </a:stretch>
                  </pic:blipFill>
                  <pic:spPr bwMode="auto">
                    <a:xfrm>
                      <a:off x="0" y="0"/>
                      <a:ext cx="4467948" cy="5537200"/>
                    </a:xfrm>
                    <a:prstGeom prst="rect">
                      <a:avLst/>
                    </a:prstGeom>
                    <a:noFill/>
                    <a:ln w="9525">
                      <a:noFill/>
                      <a:miter lim="800000"/>
                      <a:headEnd/>
                      <a:tailEnd/>
                    </a:ln>
                  </pic:spPr>
                </pic:pic>
              </a:graphicData>
            </a:graphic>
          </wp:inline>
        </w:drawing>
      </w:r>
    </w:p>
    <w:p w:rsidR="002D4127" w:rsidRDefault="002D4127" w:rsidP="002D4127">
      <w:commentRangeStart w:id="1039"/>
      <w:del w:id="1040" w:author="." w:date="2011-07-06T10:10:00Z">
        <w:r w:rsidRPr="002D4127" w:rsidDel="00195606">
          <w:delText>Comparing</w:delText>
        </w:r>
        <w:commentRangeEnd w:id="1039"/>
        <w:r w:rsidR="00ED43D0" w:rsidDel="00195606">
          <w:rPr>
            <w:rStyle w:val="CommentReference"/>
          </w:rPr>
          <w:commentReference w:id="1039"/>
        </w:r>
        <w:r w:rsidRPr="002D4127" w:rsidDel="00195606">
          <w:delText xml:space="preserve"> </w:delText>
        </w:r>
      </w:del>
      <w:ins w:id="1041" w:author="." w:date="2011-07-06T10:10:00Z">
        <w:r w:rsidR="00195606">
          <w:t>Comparison of</w:t>
        </w:r>
        <w:r w:rsidR="00195606" w:rsidRPr="002D4127">
          <w:t xml:space="preserve"> </w:t>
        </w:r>
        <w:r w:rsidR="00195606">
          <w:t xml:space="preserve">the </w:t>
        </w:r>
      </w:ins>
      <w:r w:rsidRPr="002D4127">
        <w:t xml:space="preserve">temporal evolutions </w:t>
      </w:r>
      <w:del w:id="1042" w:author="." w:date="2011-07-06T10:10:00Z">
        <w:r w:rsidRPr="002D4127" w:rsidDel="00195606">
          <w:delText xml:space="preserve">of </w:delText>
        </w:r>
      </w:del>
      <w:ins w:id="1043" w:author="." w:date="2011-07-06T10:10:00Z">
        <w:r w:rsidR="00195606">
          <w:t>in</w:t>
        </w:r>
        <w:r w:rsidR="00195606" w:rsidRPr="002D4127">
          <w:t xml:space="preserve"> </w:t>
        </w:r>
      </w:ins>
      <w:r w:rsidRPr="002D4127">
        <w:t xml:space="preserve">the velocity field by </w:t>
      </w:r>
      <w:ins w:id="1044" w:author="." w:date="2011-07-06T10:10:00Z">
        <w:r w:rsidR="00195606">
          <w:t xml:space="preserve">the </w:t>
        </w:r>
      </w:ins>
      <w:r w:rsidRPr="002D4127">
        <w:t>different coupling</w:t>
      </w:r>
      <w:r>
        <w:t xml:space="preserve"> schemes </w:t>
      </w:r>
      <w:ins w:id="1045" w:author="." w:date="2011-07-06T10:10:00Z">
        <w:r w:rsidR="00195606">
          <w:t xml:space="preserve">shown </w:t>
        </w:r>
      </w:ins>
      <w:r>
        <w:t>in Fig. 13</w:t>
      </w:r>
      <w:r w:rsidRPr="002D4127">
        <w:t xml:space="preserve">, </w:t>
      </w:r>
      <w:del w:id="1046" w:author="." w:date="2011-07-06T10:11:00Z">
        <w:r w:rsidRPr="002D4127" w:rsidDel="00195606">
          <w:delText>the clear</w:delText>
        </w:r>
      </w:del>
      <w:ins w:id="1047" w:author="." w:date="2011-07-06T10:11:00Z">
        <w:r w:rsidR="00195606">
          <w:t>indicate a clear</w:t>
        </w:r>
      </w:ins>
      <w:r w:rsidRPr="002D4127">
        <w:t xml:space="preserve"> difference </w:t>
      </w:r>
      <w:del w:id="1048" w:author="." w:date="2011-07-06T10:11:00Z">
        <w:r w:rsidRPr="002D4127" w:rsidDel="00195606">
          <w:delText xml:space="preserve">is </w:delText>
        </w:r>
      </w:del>
      <w:ins w:id="1049" w:author="." w:date="2011-07-06T10:11:00Z">
        <w:r w:rsidR="00195606">
          <w:t>in</w:t>
        </w:r>
        <w:r w:rsidR="00195606" w:rsidRPr="002D4127">
          <w:t xml:space="preserve"> </w:t>
        </w:r>
      </w:ins>
      <w:r w:rsidRPr="002D4127">
        <w:t xml:space="preserve">the resolution of the overshoot/undershoot </w:t>
      </w:r>
      <w:commentRangeStart w:id="1050"/>
      <w:r w:rsidRPr="002D4127">
        <w:t>phenomena</w:t>
      </w:r>
      <w:commentRangeEnd w:id="1050"/>
      <w:r w:rsidR="00195606">
        <w:rPr>
          <w:rStyle w:val="CommentReference"/>
        </w:rPr>
        <w:commentReference w:id="1050"/>
      </w:r>
      <w:r w:rsidRPr="002D4127">
        <w:t xml:space="preserve"> by the prediction-correction approach. Sufficient numbers of independent experiments </w:t>
      </w:r>
      <w:del w:id="1051" w:author="." w:date="2011-07-06T10:12:00Z">
        <w:r w:rsidRPr="002D4127" w:rsidDel="00992ACD">
          <w:delText xml:space="preserve">are </w:delText>
        </w:r>
      </w:del>
      <w:ins w:id="1052" w:author="." w:date="2011-07-06T10:12:00Z">
        <w:r w:rsidR="00992ACD">
          <w:t>were</w:t>
        </w:r>
        <w:r w:rsidR="00992ACD" w:rsidRPr="002D4127">
          <w:t xml:space="preserve"> </w:t>
        </w:r>
      </w:ins>
      <w:r w:rsidRPr="002D4127">
        <w:t>sampled to reduce the statistical error</w:t>
      </w:r>
      <w:ins w:id="1053" w:author="." w:date="2011-07-06T10:12:00Z">
        <w:r w:rsidR="00992ACD">
          <w:t>.</w:t>
        </w:r>
      </w:ins>
      <w:r w:rsidRPr="002D4127">
        <w:t xml:space="preserve"> </w:t>
      </w:r>
      <w:del w:id="1054" w:author="." w:date="2011-07-06T10:12:00Z">
        <w:r w:rsidRPr="002D4127" w:rsidDel="00992ACD">
          <w:delText xml:space="preserve">and </w:delText>
        </w:r>
      </w:del>
      <w:ins w:id="1055" w:author="." w:date="2011-07-06T10:12:00Z">
        <w:r w:rsidR="00992ACD">
          <w:t>A</w:t>
        </w:r>
        <w:r w:rsidR="00992ACD" w:rsidRPr="002D4127">
          <w:t xml:space="preserve"> </w:t>
        </w:r>
      </w:ins>
      <w:r w:rsidRPr="002D4127">
        <w:t xml:space="preserve">prediction time scale of 2.5 sampling intervals </w:t>
      </w:r>
      <w:del w:id="1056" w:author="." w:date="2011-07-06T10:12:00Z">
        <w:r w:rsidRPr="002D4127" w:rsidDel="00992ACD">
          <w:delText xml:space="preserve">is </w:delText>
        </w:r>
      </w:del>
      <w:ins w:id="1057" w:author="." w:date="2011-07-06T10:12:00Z">
        <w:r w:rsidR="00992ACD">
          <w:t>was</w:t>
        </w:r>
        <w:r w:rsidR="00992ACD" w:rsidRPr="002D4127">
          <w:t xml:space="preserve"> </w:t>
        </w:r>
      </w:ins>
      <w:r w:rsidRPr="002D4127">
        <w:t xml:space="preserve">chosen </w:t>
      </w:r>
      <w:del w:id="1058" w:author="." w:date="2011-07-06T10:12:00Z">
        <w:r w:rsidRPr="002D4127" w:rsidDel="00992ACD">
          <w:delText xml:space="preserve">on </w:delText>
        </w:r>
      </w:del>
      <w:ins w:id="1059" w:author="." w:date="2011-07-06T10:12:00Z">
        <w:r w:rsidR="00992ACD">
          <w:t>in the</w:t>
        </w:r>
        <w:r w:rsidR="00992ACD" w:rsidRPr="002D4127">
          <w:t xml:space="preserve"> </w:t>
        </w:r>
      </w:ins>
      <w:r w:rsidRPr="002D4127">
        <w:t xml:space="preserve">prediction-correction approach to impose the interpolated boundary conditions on both domains. </w:t>
      </w:r>
      <w:del w:id="1060" w:author="." w:date="2011-07-06T10:13:00Z">
        <w:r w:rsidRPr="002D4127" w:rsidDel="00992ACD">
          <w:delText xml:space="preserve">On </w:delText>
        </w:r>
      </w:del>
      <w:ins w:id="1061" w:author="." w:date="2011-07-06T10:13:00Z">
        <w:r w:rsidR="00992ACD">
          <w:t>In the</w:t>
        </w:r>
        <w:r w:rsidR="00992ACD" w:rsidRPr="002D4127">
          <w:t xml:space="preserve"> </w:t>
        </w:r>
      </w:ins>
      <w:r w:rsidRPr="002D4127">
        <w:t>conventional model, the maximal error is seen at peak points</w:t>
      </w:r>
      <w:ins w:id="1062" w:author="." w:date="2011-07-06T10:13:00Z">
        <w:r w:rsidR="00992ACD">
          <w:t>, which</w:t>
        </w:r>
      </w:ins>
      <w:del w:id="1063" w:author="." w:date="2011-07-06T10:13:00Z">
        <w:r w:rsidRPr="002D4127" w:rsidDel="00992ACD">
          <w:delText>.</w:delText>
        </w:r>
      </w:del>
      <w:r w:rsidRPr="002D4127">
        <w:t xml:space="preserve"> </w:t>
      </w:r>
      <w:del w:id="1064" w:author="." w:date="2011-07-06T10:13:00Z">
        <w:r w:rsidRPr="002D4127" w:rsidDel="00992ACD">
          <w:delText xml:space="preserve">This </w:delText>
        </w:r>
      </w:del>
      <w:r w:rsidRPr="002D4127">
        <w:t xml:space="preserve">is a natural </w:t>
      </w:r>
      <w:r w:rsidR="00290A51" w:rsidRPr="002D4127">
        <w:t>characteristic</w:t>
      </w:r>
      <w:r w:rsidRPr="002D4127">
        <w:t xml:space="preserve"> of the linear extrapolation </w:t>
      </w:r>
      <w:del w:id="1065" w:author="." w:date="2011-07-06T10:13:00Z">
        <w:r w:rsidRPr="002D4127" w:rsidDel="00DA340B">
          <w:delText xml:space="preserve">that </w:delText>
        </w:r>
      </w:del>
      <w:ins w:id="1066" w:author="." w:date="2011-07-06T10:13:00Z">
        <w:r w:rsidR="00DA340B">
          <w:t>in that</w:t>
        </w:r>
        <w:r w:rsidR="00DA340B" w:rsidRPr="002D4127">
          <w:t xml:space="preserve"> </w:t>
        </w:r>
      </w:ins>
      <w:r w:rsidRPr="002D4127">
        <w:t xml:space="preserve">it fails to predict </w:t>
      </w:r>
      <w:del w:id="1067" w:author="." w:date="2011-07-06T10:13:00Z">
        <w:r w:rsidRPr="002D4127" w:rsidDel="00DA340B">
          <w:delText xml:space="preserve">the </w:delText>
        </w:r>
      </w:del>
      <w:r w:rsidRPr="002D4127">
        <w:t xml:space="preserve">correct values around </w:t>
      </w:r>
      <w:del w:id="1068" w:author="." w:date="2011-07-06T10:13:00Z">
        <w:r w:rsidRPr="002D4127" w:rsidDel="00DA340B">
          <w:delText xml:space="preserve">the </w:delText>
        </w:r>
      </w:del>
      <w:ins w:id="1069" w:author="." w:date="2011-07-06T10:13:00Z">
        <w:r w:rsidR="00DA340B">
          <w:t>a</w:t>
        </w:r>
        <w:r w:rsidR="00DA340B" w:rsidRPr="002D4127">
          <w:t xml:space="preserve"> </w:t>
        </w:r>
      </w:ins>
      <w:r w:rsidRPr="002D4127">
        <w:t>strong variation. This inaccuracy is resolved by using a prediction-correction approach and applying interpolated boundary condition</w:t>
      </w:r>
      <w:ins w:id="1070" w:author="." w:date="2011-07-06T10:14:00Z">
        <w:r w:rsidR="00DA340B">
          <w:t>s</w:t>
        </w:r>
      </w:ins>
      <w:r w:rsidRPr="002D4127">
        <w:t xml:space="preserve"> from </w:t>
      </w:r>
      <w:ins w:id="1071" w:author="." w:date="2011-07-06T10:14:00Z">
        <w:r w:rsidR="00DA340B">
          <w:t xml:space="preserve">the </w:t>
        </w:r>
      </w:ins>
      <w:r w:rsidRPr="002D4127">
        <w:t xml:space="preserve">predicted flow properties. However, another numerical inaccuracy </w:t>
      </w:r>
      <w:del w:id="1072" w:author="." w:date="2011-07-06T10:14:00Z">
        <w:r w:rsidRPr="002D4127" w:rsidDel="00DA340B">
          <w:delText xml:space="preserve">of </w:delText>
        </w:r>
      </w:del>
      <w:ins w:id="1073" w:author="." w:date="2011-07-06T10:14:00Z">
        <w:r w:rsidR="00DA340B">
          <w:t xml:space="preserve">in the </w:t>
        </w:r>
      </w:ins>
      <w:r w:rsidRPr="002D4127">
        <w:t xml:space="preserve">time-lagging pattern </w:t>
      </w:r>
      <w:del w:id="1074" w:author="." w:date="2011-07-06T10:14:00Z">
        <w:r w:rsidRPr="002D4127" w:rsidDel="00DA340B">
          <w:delText xml:space="preserve">in </w:delText>
        </w:r>
      </w:del>
      <w:ins w:id="1075" w:author="." w:date="2011-07-06T10:14:00Z">
        <w:r w:rsidR="00DA340B">
          <w:t>of</w:t>
        </w:r>
        <w:r w:rsidR="00DA340B" w:rsidRPr="002D4127">
          <w:t xml:space="preserve"> </w:t>
        </w:r>
        <w:r w:rsidR="00DA340B">
          <w:t xml:space="preserve">the </w:t>
        </w:r>
      </w:ins>
      <w:r w:rsidRPr="002D4127">
        <w:t>conventional model is also seen in the prediction-correction model</w:t>
      </w:r>
      <w:ins w:id="1076" w:author="." w:date="2011-07-06T10:14:00Z">
        <w:r w:rsidR="000F398A">
          <w:t xml:space="preserve"> and</w:t>
        </w:r>
      </w:ins>
      <w:del w:id="1077" w:author="." w:date="2011-07-06T10:14:00Z">
        <w:r w:rsidRPr="002D4127" w:rsidDel="000F398A">
          <w:delText>.</w:delText>
        </w:r>
      </w:del>
      <w:r w:rsidRPr="002D4127">
        <w:t xml:space="preserve"> </w:t>
      </w:r>
      <w:ins w:id="1078" w:author="." w:date="2011-07-06T10:14:00Z">
        <w:r w:rsidR="000F398A">
          <w:t xml:space="preserve">thus </w:t>
        </w:r>
      </w:ins>
      <w:del w:id="1079" w:author="." w:date="2011-07-06T10:14:00Z">
        <w:r w:rsidRPr="002D4127" w:rsidDel="000F398A">
          <w:delText xml:space="preserve">This </w:delText>
        </w:r>
      </w:del>
      <w:r w:rsidRPr="002D4127">
        <w:t>necessitates the implementation of higher-order interpolation schemes.</w:t>
      </w:r>
    </w:p>
    <w:p w:rsidR="002D4127" w:rsidRDefault="002D4127" w:rsidP="002D4127">
      <w:pPr>
        <w:jc w:val="center"/>
      </w:pPr>
      <w:r>
        <w:rPr>
          <w:noProof/>
          <w:lang w:val="sv-SE" w:eastAsia="ko-KR"/>
        </w:rPr>
        <w:lastRenderedPageBreak/>
        <w:drawing>
          <wp:inline distT="0" distB="0" distL="0" distR="0">
            <wp:extent cx="4131945" cy="2811509"/>
            <wp:effectExtent l="25400" t="0" r="8255" b="0"/>
            <wp:docPr id="29" name="Picture 28" descr=":fig10.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g10.tiff"/>
                    <pic:cNvPicPr>
                      <a:picLocks noChangeAspect="1" noChangeArrowheads="1"/>
                    </pic:cNvPicPr>
                  </pic:nvPicPr>
                  <pic:blipFill>
                    <a:blip r:embed="rId35" cstate="print"/>
                    <a:srcRect/>
                    <a:stretch>
                      <a:fillRect/>
                    </a:stretch>
                  </pic:blipFill>
                  <pic:spPr bwMode="auto">
                    <a:xfrm>
                      <a:off x="0" y="0"/>
                      <a:ext cx="4131945" cy="2811509"/>
                    </a:xfrm>
                    <a:prstGeom prst="rect">
                      <a:avLst/>
                    </a:prstGeom>
                    <a:noFill/>
                    <a:ln w="9525">
                      <a:noFill/>
                      <a:miter lim="800000"/>
                      <a:headEnd/>
                      <a:tailEnd/>
                    </a:ln>
                  </pic:spPr>
                </pic:pic>
              </a:graphicData>
            </a:graphic>
          </wp:inline>
        </w:drawing>
      </w:r>
    </w:p>
    <w:p w:rsidR="002D4127" w:rsidRPr="002D4127" w:rsidRDefault="00603628" w:rsidP="002D4127">
      <w:ins w:id="1080" w:author="." w:date="2011-07-06T10:16:00Z">
        <w:r>
          <w:t>The p</w:t>
        </w:r>
      </w:ins>
      <w:commentRangeStart w:id="1081"/>
      <w:del w:id="1082" w:author="." w:date="2011-07-06T10:16:00Z">
        <w:r w:rsidR="00290A51" w:rsidDel="00603628">
          <w:delText>P</w:delText>
        </w:r>
      </w:del>
      <w:r w:rsidR="00290A51">
        <w:t>lots</w:t>
      </w:r>
      <w:commentRangeEnd w:id="1081"/>
      <w:r w:rsidR="000F398A">
        <w:rPr>
          <w:rStyle w:val="CommentReference"/>
        </w:rPr>
        <w:commentReference w:id="1081"/>
      </w:r>
      <w:r w:rsidR="00290A51">
        <w:t xml:space="preserve"> </w:t>
      </w:r>
      <w:ins w:id="1083" w:author="." w:date="2011-07-06T10:16:00Z">
        <w:r>
          <w:t xml:space="preserve">shown </w:t>
        </w:r>
      </w:ins>
      <w:r w:rsidR="00290A51">
        <w:t>in Fig. 14</w:t>
      </w:r>
      <w:r w:rsidR="00290A51" w:rsidRPr="002D4127">
        <w:t xml:space="preserve"> quantify</w:t>
      </w:r>
      <w:r w:rsidR="002D4127" w:rsidRPr="002D4127">
        <w:t xml:space="preserve"> the scale of inaccuracy according to the </w:t>
      </w:r>
      <w:ins w:id="1084" w:author="." w:date="2011-07-06T10:16:00Z">
        <w:r>
          <w:t xml:space="preserve">imposition of the </w:t>
        </w:r>
      </w:ins>
      <w:r w:rsidR="002D4127" w:rsidRPr="002D4127">
        <w:t>hybrid boundary condition</w:t>
      </w:r>
      <w:del w:id="1085" w:author="." w:date="2011-07-06T10:17:00Z">
        <w:r w:rsidR="002D4127" w:rsidRPr="002D4127" w:rsidDel="00603628">
          <w:delText xml:space="preserve"> imposition</w:delText>
        </w:r>
      </w:del>
      <w:r w:rsidR="002D4127" w:rsidRPr="002D4127">
        <w:t>. In the conventional model, the velocity differen</w:t>
      </w:r>
      <w:r w:rsidR="002D4127">
        <w:t>ce ranges from -0.017 to 0.015 σ</w:t>
      </w:r>
      <w:r w:rsidR="002D4127" w:rsidRPr="002D4127">
        <w:t>/</w:t>
      </w:r>
      <w:r w:rsidR="002D4127">
        <w:t>τ</w:t>
      </w:r>
      <w:r w:rsidR="002D4127" w:rsidRPr="002D4127">
        <w:t xml:space="preserve">. The magnitude of this error reduces as we apply the prediction-correction approach and increase the prediction time scale from 0.5 (corrected extrapolation) to 1.5 (MD interpolation) and 2.5 (both interpolation) sampling intervals. The clear difference between the conventional extrapolation model and corrected extrapolation in </w:t>
      </w:r>
      <w:ins w:id="1086" w:author="." w:date="2011-07-06T10:18:00Z">
        <w:r w:rsidR="00225F9E">
          <w:t xml:space="preserve">the </w:t>
        </w:r>
      </w:ins>
      <w:r w:rsidR="002D4127" w:rsidRPr="002D4127">
        <w:t xml:space="preserve">prediction-correction approach demonstrates that the extrapolation from </w:t>
      </w:r>
      <w:ins w:id="1087" w:author="." w:date="2011-07-06T10:18:00Z">
        <w:r w:rsidR="00225F9E">
          <w:t xml:space="preserve">the </w:t>
        </w:r>
      </w:ins>
      <w:r w:rsidR="002D4127" w:rsidRPr="002D4127">
        <w:t xml:space="preserve">two </w:t>
      </w:r>
      <w:ins w:id="1088" w:author="." w:date="2011-07-06T10:18:00Z">
        <w:r w:rsidR="00225F9E">
          <w:t>“</w:t>
        </w:r>
      </w:ins>
      <w:del w:id="1089" w:author="." w:date="2011-07-06T10:18:00Z">
        <w:r w:rsidR="002D4127" w:rsidRPr="002D4127" w:rsidDel="00225F9E">
          <w:delText>''</w:delText>
        </w:r>
      </w:del>
      <w:r w:rsidR="002D4127" w:rsidRPr="002D4127">
        <w:t>previous</w:t>
      </w:r>
      <w:del w:id="1090" w:author="." w:date="2011-07-06T10:18:00Z">
        <w:r w:rsidR="002D4127" w:rsidRPr="002D4127" w:rsidDel="00225F9E">
          <w:delText>'</w:delText>
        </w:r>
      </w:del>
      <w:ins w:id="1091" w:author="." w:date="2011-07-06T10:18:00Z">
        <w:r w:rsidR="00225F9E">
          <w:t>”</w:t>
        </w:r>
      </w:ins>
      <w:del w:id="1092" w:author="." w:date="2011-07-06T10:18:00Z">
        <w:r w:rsidR="002D4127" w:rsidRPr="002D4127" w:rsidDel="00225F9E">
          <w:delText>'</w:delText>
        </w:r>
      </w:del>
      <w:r w:rsidR="002D4127" w:rsidRPr="002D4127">
        <w:t xml:space="preserve"> properties </w:t>
      </w:r>
      <w:del w:id="1093" w:author="." w:date="2011-07-06T10:19:00Z">
        <w:r w:rsidR="002D4127" w:rsidRPr="002D4127" w:rsidDel="00225F9E">
          <w:delText>contains a lot more error</w:delText>
        </w:r>
      </w:del>
      <w:ins w:id="1094" w:author="." w:date="2011-07-06T10:19:00Z">
        <w:r w:rsidR="00225F9E">
          <w:t>contains many more errors than</w:t>
        </w:r>
      </w:ins>
      <w:r w:rsidR="002D4127" w:rsidRPr="002D4127">
        <w:t xml:space="preserve"> </w:t>
      </w:r>
      <w:del w:id="1095" w:author="." w:date="2011-07-06T10:19:00Z">
        <w:r w:rsidR="002D4127" w:rsidRPr="002D4127" w:rsidDel="00225F9E">
          <w:delText xml:space="preserve">compared to </w:delText>
        </w:r>
      </w:del>
      <w:r w:rsidR="002D4127" w:rsidRPr="002D4127">
        <w:t>extrapolat</w:t>
      </w:r>
      <w:ins w:id="1096" w:author="." w:date="2011-07-06T10:19:00Z">
        <w:r w:rsidR="00BE47BA">
          <w:t>ion</w:t>
        </w:r>
      </w:ins>
      <w:del w:id="1097" w:author="." w:date="2011-07-06T10:19:00Z">
        <w:r w:rsidR="002D4127" w:rsidRPr="002D4127" w:rsidDel="00BE47BA">
          <w:delText>ing</w:delText>
        </w:r>
      </w:del>
      <w:r w:rsidR="002D4127" w:rsidRPr="002D4127">
        <w:t xml:space="preserve"> from the current value. The similar variation</w:t>
      </w:r>
      <w:ins w:id="1098" w:author="." w:date="2011-07-06T10:19:00Z">
        <w:r w:rsidR="00BE47BA">
          <w:t>s</w:t>
        </w:r>
      </w:ins>
      <w:r w:rsidR="002D4127" w:rsidRPr="002D4127">
        <w:t xml:space="preserve"> </w:t>
      </w:r>
      <w:del w:id="1099" w:author="." w:date="2011-07-06T10:20:00Z">
        <w:r w:rsidR="002D4127" w:rsidRPr="002D4127" w:rsidDel="00BE47BA">
          <w:delText xml:space="preserve">between </w:delText>
        </w:r>
      </w:del>
      <w:ins w:id="1100" w:author="." w:date="2011-07-06T10:20:00Z">
        <w:r w:rsidR="00BE47BA">
          <w:t>in</w:t>
        </w:r>
        <w:r w:rsidR="00BE47BA" w:rsidRPr="002D4127">
          <w:t xml:space="preserve"> </w:t>
        </w:r>
      </w:ins>
      <w:r w:rsidR="002D4127" w:rsidRPr="002D4127">
        <w:t xml:space="preserve">extrapolation and MD interpolation in </w:t>
      </w:r>
      <w:ins w:id="1101" w:author="." w:date="2011-07-06T10:19:00Z">
        <w:r w:rsidR="00BE47BA">
          <w:t xml:space="preserve">the </w:t>
        </w:r>
      </w:ins>
      <w:r w:rsidR="002D4127" w:rsidRPr="002D4127">
        <w:t xml:space="preserve">prediction-correction approach </w:t>
      </w:r>
      <w:del w:id="1102" w:author="." w:date="2011-07-06T10:19:00Z">
        <w:r w:rsidR="002D4127" w:rsidRPr="002D4127" w:rsidDel="00BE47BA">
          <w:delText xml:space="preserve">emphasizes </w:delText>
        </w:r>
      </w:del>
      <w:ins w:id="1103" w:author="." w:date="2011-07-06T10:19:00Z">
        <w:r w:rsidR="00BE47BA">
          <w:t>indicate</w:t>
        </w:r>
        <w:r w:rsidR="00BE47BA" w:rsidRPr="002D4127">
          <w:t xml:space="preserve"> </w:t>
        </w:r>
      </w:ins>
      <w:r w:rsidR="002D4127" w:rsidRPr="002D4127">
        <w:t xml:space="preserve">that the accuracy of </w:t>
      </w:r>
      <w:ins w:id="1104" w:author="." w:date="2011-07-06T10:19:00Z">
        <w:r w:rsidR="00BE47BA">
          <w:t xml:space="preserve">the </w:t>
        </w:r>
      </w:ins>
      <w:r w:rsidR="002D4127" w:rsidRPr="002D4127">
        <w:t xml:space="preserve">boundary condition in </w:t>
      </w:r>
      <w:ins w:id="1105" w:author="." w:date="2011-07-06T10:19:00Z">
        <w:r w:rsidR="00BE47BA">
          <w:t xml:space="preserve">the </w:t>
        </w:r>
      </w:ins>
      <w:r w:rsidR="002D4127" w:rsidRPr="002D4127">
        <w:t xml:space="preserve">CFD domain is as important as the boundary condition in </w:t>
      </w:r>
      <w:ins w:id="1106" w:author="." w:date="2011-07-06T10:19:00Z">
        <w:r w:rsidR="00BE47BA">
          <w:t xml:space="preserve">the </w:t>
        </w:r>
      </w:ins>
      <w:r w:rsidR="002D4127" w:rsidRPr="002D4127">
        <w:t xml:space="preserve">MD domain. Lastly, the solution error </w:t>
      </w:r>
      <w:del w:id="1107" w:author="." w:date="2011-07-06T10:20:00Z">
        <w:r w:rsidR="002D4127" w:rsidRPr="002D4127" w:rsidDel="00BE47BA">
          <w:delText xml:space="preserve">form </w:delText>
        </w:r>
      </w:del>
      <w:ins w:id="1108" w:author="." w:date="2011-07-06T10:20:00Z">
        <w:r w:rsidR="00BE47BA">
          <w:t>in</w:t>
        </w:r>
        <w:r w:rsidR="00BE47BA" w:rsidRPr="002D4127">
          <w:t xml:space="preserve"> </w:t>
        </w:r>
      </w:ins>
      <w:r w:rsidR="002D4127" w:rsidRPr="002D4127">
        <w:t xml:space="preserve">the conventional model is reduced by half with the imposition of interpolated boundary conditions on both </w:t>
      </w:r>
      <w:commentRangeStart w:id="1109"/>
      <w:r w:rsidR="002D4127" w:rsidRPr="002D4127">
        <w:t>domains</w:t>
      </w:r>
      <w:commentRangeEnd w:id="1109"/>
      <w:r w:rsidR="001953F7">
        <w:rPr>
          <w:rStyle w:val="CommentReference"/>
        </w:rPr>
        <w:commentReference w:id="1109"/>
      </w:r>
      <w:r w:rsidR="002D4127" w:rsidRPr="002D4127">
        <w:t>.</w:t>
      </w:r>
      <w:ins w:id="1110" w:author="." w:date="2011-07-06T10:47:00Z">
        <w:r w:rsidR="001953F7">
          <w:t xml:space="preserve"> </w:t>
        </w:r>
      </w:ins>
    </w:p>
    <w:p w:rsidR="002D4127" w:rsidRDefault="002D4127" w:rsidP="002D4127">
      <w:pPr>
        <w:jc w:val="center"/>
      </w:pPr>
      <w:r>
        <w:rPr>
          <w:noProof/>
          <w:lang w:val="sv-SE" w:eastAsia="ko-KR"/>
        </w:rPr>
        <w:lastRenderedPageBreak/>
        <w:drawing>
          <wp:inline distT="0" distB="0" distL="0" distR="0">
            <wp:extent cx="4274412" cy="5896009"/>
            <wp:effectExtent l="25400" t="0" r="0" b="0"/>
            <wp:docPr id="30" name="Picture 29" descr=":fig1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11.tiff"/>
                    <pic:cNvPicPr>
                      <a:picLocks noChangeAspect="1" noChangeArrowheads="1"/>
                    </pic:cNvPicPr>
                  </pic:nvPicPr>
                  <pic:blipFill>
                    <a:blip r:embed="rId36" cstate="print"/>
                    <a:srcRect/>
                    <a:stretch>
                      <a:fillRect/>
                    </a:stretch>
                  </pic:blipFill>
                  <pic:spPr bwMode="auto">
                    <a:xfrm>
                      <a:off x="0" y="0"/>
                      <a:ext cx="4277807" cy="5900692"/>
                    </a:xfrm>
                    <a:prstGeom prst="rect">
                      <a:avLst/>
                    </a:prstGeom>
                    <a:noFill/>
                    <a:ln w="9525">
                      <a:noFill/>
                      <a:miter lim="800000"/>
                      <a:headEnd/>
                      <a:tailEnd/>
                    </a:ln>
                  </pic:spPr>
                </pic:pic>
              </a:graphicData>
            </a:graphic>
          </wp:inline>
        </w:drawing>
      </w:r>
      <w:r>
        <w:rPr>
          <w:noProof/>
          <w:lang w:val="sv-SE" w:eastAsia="ko-KR"/>
        </w:rPr>
        <w:lastRenderedPageBreak/>
        <w:drawing>
          <wp:inline distT="0" distB="0" distL="0" distR="0">
            <wp:extent cx="4772109" cy="6519333"/>
            <wp:effectExtent l="25400" t="0" r="3091" b="0"/>
            <wp:docPr id="31" name="Picture 30" descr=":fig1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g12.tiff"/>
                    <pic:cNvPicPr>
                      <a:picLocks noChangeAspect="1" noChangeArrowheads="1"/>
                    </pic:cNvPicPr>
                  </pic:nvPicPr>
                  <pic:blipFill>
                    <a:blip r:embed="rId37" cstate="print"/>
                    <a:srcRect/>
                    <a:stretch>
                      <a:fillRect/>
                    </a:stretch>
                  </pic:blipFill>
                  <pic:spPr bwMode="auto">
                    <a:xfrm>
                      <a:off x="0" y="0"/>
                      <a:ext cx="4772234" cy="6519503"/>
                    </a:xfrm>
                    <a:prstGeom prst="rect">
                      <a:avLst/>
                    </a:prstGeom>
                    <a:noFill/>
                    <a:ln w="9525">
                      <a:noFill/>
                      <a:miter lim="800000"/>
                      <a:headEnd/>
                      <a:tailEnd/>
                    </a:ln>
                  </pic:spPr>
                </pic:pic>
              </a:graphicData>
            </a:graphic>
          </wp:inline>
        </w:drawing>
      </w:r>
    </w:p>
    <w:p w:rsidR="002D4127" w:rsidRDefault="002D4127" w:rsidP="002D4127">
      <w:pPr>
        <w:jc w:val="center"/>
      </w:pPr>
      <w:r>
        <w:rPr>
          <w:noProof/>
          <w:lang w:val="sv-SE" w:eastAsia="ko-KR"/>
        </w:rPr>
        <w:lastRenderedPageBreak/>
        <w:drawing>
          <wp:inline distT="0" distB="0" distL="0" distR="0">
            <wp:extent cx="4278084" cy="5486400"/>
            <wp:effectExtent l="25400" t="0" r="0" b="0"/>
            <wp:docPr id="33" name="Picture 32" descr=":fig1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g13.tiff"/>
                    <pic:cNvPicPr>
                      <a:picLocks noChangeAspect="1" noChangeArrowheads="1"/>
                    </pic:cNvPicPr>
                  </pic:nvPicPr>
                  <pic:blipFill>
                    <a:blip r:embed="rId38" cstate="print"/>
                    <a:srcRect/>
                    <a:stretch>
                      <a:fillRect/>
                    </a:stretch>
                  </pic:blipFill>
                  <pic:spPr bwMode="auto">
                    <a:xfrm>
                      <a:off x="0" y="0"/>
                      <a:ext cx="4278203" cy="5486552"/>
                    </a:xfrm>
                    <a:prstGeom prst="rect">
                      <a:avLst/>
                    </a:prstGeom>
                    <a:noFill/>
                    <a:ln w="9525">
                      <a:noFill/>
                      <a:miter lim="800000"/>
                      <a:headEnd/>
                      <a:tailEnd/>
                    </a:ln>
                  </pic:spPr>
                </pic:pic>
              </a:graphicData>
            </a:graphic>
          </wp:inline>
        </w:drawing>
      </w:r>
    </w:p>
    <w:p w:rsidR="002D4127" w:rsidRDefault="002D4127" w:rsidP="002D4127">
      <w:pPr>
        <w:jc w:val="center"/>
      </w:pPr>
      <w:r>
        <w:rPr>
          <w:noProof/>
          <w:lang w:val="sv-SE" w:eastAsia="ko-KR"/>
        </w:rPr>
        <w:lastRenderedPageBreak/>
        <w:drawing>
          <wp:inline distT="0" distB="0" distL="0" distR="0">
            <wp:extent cx="3999322" cy="4250055"/>
            <wp:effectExtent l="25400" t="0" r="0" b="0"/>
            <wp:docPr id="34" name="Picture 33" descr=":fig14.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g14.tiff"/>
                    <pic:cNvPicPr>
                      <a:picLocks noChangeAspect="1" noChangeArrowheads="1"/>
                    </pic:cNvPicPr>
                  </pic:nvPicPr>
                  <pic:blipFill>
                    <a:blip r:embed="rId39" cstate="print"/>
                    <a:srcRect/>
                    <a:stretch>
                      <a:fillRect/>
                    </a:stretch>
                  </pic:blipFill>
                  <pic:spPr bwMode="auto">
                    <a:xfrm>
                      <a:off x="0" y="0"/>
                      <a:ext cx="3999322" cy="4250055"/>
                    </a:xfrm>
                    <a:prstGeom prst="rect">
                      <a:avLst/>
                    </a:prstGeom>
                    <a:noFill/>
                    <a:ln w="9525">
                      <a:noFill/>
                      <a:miter lim="800000"/>
                      <a:headEnd/>
                      <a:tailEnd/>
                    </a:ln>
                  </pic:spPr>
                </pic:pic>
              </a:graphicData>
            </a:graphic>
          </wp:inline>
        </w:drawing>
      </w:r>
    </w:p>
    <w:p w:rsidR="002D4127" w:rsidRDefault="002D4127" w:rsidP="002D4127">
      <w:pPr>
        <w:jc w:val="center"/>
      </w:pPr>
    </w:p>
    <w:p w:rsidR="002D4127" w:rsidRPr="00890002" w:rsidRDefault="002D4127" w:rsidP="002D4127">
      <w:pPr>
        <w:pStyle w:val="ListParagraph"/>
        <w:numPr>
          <w:ilvl w:val="0"/>
          <w:numId w:val="13"/>
        </w:numPr>
        <w:rPr>
          <w:b/>
        </w:rPr>
      </w:pPr>
      <w:r w:rsidRPr="00890002">
        <w:rPr>
          <w:b/>
        </w:rPr>
        <w:t>Performance Analysis of a Multi-physics Simulation Framework</w:t>
      </w:r>
    </w:p>
    <w:p w:rsidR="002D4127" w:rsidRPr="00F8676F" w:rsidRDefault="002D4127" w:rsidP="002D4127">
      <w:pPr>
        <w:rPr>
          <w:b/>
          <w:rPrChange w:id="1111" w:author="Soon-Heum &quot;Jeff&quot; Ko" w:date="2011-07-08T13:24:00Z">
            <w:rPr/>
          </w:rPrChange>
        </w:rPr>
      </w:pPr>
      <w:r>
        <w:t xml:space="preserve">The BigJob framework is expected to </w:t>
      </w:r>
      <w:del w:id="1112" w:author="." w:date="2011-07-06T10:48:00Z">
        <w:r w:rsidDel="00A659AB">
          <w:delText xml:space="preserve">save </w:delText>
        </w:r>
      </w:del>
      <w:ins w:id="1113" w:author="." w:date="2011-07-06T10:48:00Z">
        <w:r w:rsidR="00A659AB">
          <w:t xml:space="preserve">have a shorter </w:t>
        </w:r>
      </w:ins>
      <w:r>
        <w:t xml:space="preserve">total runtime </w:t>
      </w:r>
      <w:del w:id="1114" w:author="." w:date="2011-07-06T10:49:00Z">
        <w:r w:rsidDel="00A659AB">
          <w:delText xml:space="preserve">of </w:delText>
        </w:r>
      </w:del>
      <w:ins w:id="1115" w:author="." w:date="2011-07-06T10:49:00Z">
        <w:r w:rsidR="00A659AB">
          <w:t xml:space="preserve">in </w:t>
        </w:r>
      </w:ins>
      <w:r>
        <w:t xml:space="preserve">a coupled multi-task simulation than conventional (and direct) job submissions. </w:t>
      </w:r>
      <w:ins w:id="1116" w:author="." w:date="2011-07-06T10:49:00Z">
        <w:r w:rsidR="00A659AB" w:rsidRPr="00F8676F">
          <w:rPr>
            <w:b/>
            <w:rPrChange w:id="1117" w:author="Soon-Heum &quot;Jeff&quot; Ko" w:date="2011-07-08T13:24:00Z">
              <w:rPr/>
            </w:rPrChange>
          </w:rPr>
          <w:t>The l</w:t>
        </w:r>
      </w:ins>
      <w:del w:id="1118" w:author="." w:date="2011-07-06T10:49:00Z">
        <w:r w:rsidRPr="00F8676F" w:rsidDel="00A659AB">
          <w:rPr>
            <w:b/>
            <w:rPrChange w:id="1119" w:author="Soon-Heum &quot;Jeff&quot; Ko" w:date="2011-07-08T13:24:00Z">
              <w:rPr/>
            </w:rPrChange>
          </w:rPr>
          <w:delText>L</w:delText>
        </w:r>
      </w:del>
      <w:r w:rsidRPr="00F8676F">
        <w:rPr>
          <w:b/>
          <w:rPrChange w:id="1120" w:author="Soon-Heum &quot;Jeff&quot; Ko" w:date="2011-07-08T13:24:00Z">
            <w:rPr/>
          </w:rPrChange>
        </w:rPr>
        <w:t xml:space="preserve">ogical </w:t>
      </w:r>
      <w:commentRangeStart w:id="1121"/>
      <w:r w:rsidRPr="00F8676F">
        <w:rPr>
          <w:b/>
          <w:rPrChange w:id="1122" w:author="Soon-Heum &quot;Jeff&quot; Ko" w:date="2011-07-08T13:24:00Z">
            <w:rPr/>
          </w:rPrChange>
        </w:rPr>
        <w:t>bases</w:t>
      </w:r>
      <w:commentRangeEnd w:id="1121"/>
      <w:r w:rsidR="008B6CCF" w:rsidRPr="00F8676F">
        <w:rPr>
          <w:rStyle w:val="CommentReference"/>
          <w:b/>
          <w:rPrChange w:id="1123" w:author="Soon-Heum &quot;Jeff&quot; Ko" w:date="2011-07-08T13:24:00Z">
            <w:rPr>
              <w:rStyle w:val="CommentReference"/>
            </w:rPr>
          </w:rPrChange>
        </w:rPr>
        <w:commentReference w:id="1121"/>
      </w:r>
      <w:r w:rsidRPr="00F8676F">
        <w:rPr>
          <w:b/>
          <w:rPrChange w:id="1124" w:author="Soon-Heum &quot;Jeff&quot; Ko" w:date="2011-07-08T13:24:00Z">
            <w:rPr/>
          </w:rPrChange>
        </w:rPr>
        <w:t xml:space="preserve"> are as follows:</w:t>
      </w:r>
    </w:p>
    <w:p w:rsidR="002D4127" w:rsidRDefault="00890002" w:rsidP="002D4127">
      <w:del w:id="1125" w:author="." w:date="2011-07-06T10:49:00Z">
        <w:r w:rsidDel="00A659AB">
          <w:rPr>
            <w:rFonts w:hint="eastAsia"/>
            <w:lang w:eastAsia="ko-KR"/>
          </w:rPr>
          <w:delText xml:space="preserve"> </w:delText>
        </w:r>
      </w:del>
      <w:r>
        <w:rPr>
          <w:rFonts w:hint="eastAsia"/>
          <w:lang w:eastAsia="ko-KR"/>
        </w:rPr>
        <w:t>(</w:t>
      </w:r>
      <w:r w:rsidR="002D4127">
        <w:t>1</w:t>
      </w:r>
      <w:r>
        <w:rPr>
          <w:rFonts w:hint="eastAsia"/>
          <w:lang w:eastAsia="ko-KR"/>
        </w:rPr>
        <w:t>)</w:t>
      </w:r>
      <w:r w:rsidR="002D4127">
        <w:t xml:space="preserve"> Many supercomputing centers adopt </w:t>
      </w:r>
      <w:del w:id="1126" w:author="." w:date="2011-07-06T10:49:00Z">
        <w:r w:rsidR="002D4127" w:rsidDel="00172BC1">
          <w:delText xml:space="preserve">the </w:delText>
        </w:r>
      </w:del>
      <w:ins w:id="1127" w:author="." w:date="2011-07-06T10:49:00Z">
        <w:r w:rsidR="00172BC1">
          <w:t xml:space="preserve">a </w:t>
        </w:r>
      </w:ins>
      <w:del w:id="1128" w:author="." w:date="2011-07-06T11:29:00Z">
        <w:r w:rsidR="00290A51" w:rsidDel="00DE0D31">
          <w:delText>queueing</w:delText>
        </w:r>
      </w:del>
      <w:ins w:id="1129" w:author="." w:date="2011-07-06T11:29:00Z">
        <w:r w:rsidR="00DE0D31">
          <w:t>queuing</w:t>
        </w:r>
      </w:ins>
      <w:r w:rsidR="002D4127">
        <w:t xml:space="preserve"> policy of assigning higher priority </w:t>
      </w:r>
      <w:del w:id="1130" w:author="." w:date="2011-07-06T10:49:00Z">
        <w:r w:rsidR="002D4127" w:rsidDel="00172BC1">
          <w:delText xml:space="preserve">on </w:delText>
        </w:r>
      </w:del>
      <w:ins w:id="1131" w:author="." w:date="2011-07-06T10:49:00Z">
        <w:r w:rsidR="00172BC1">
          <w:t xml:space="preserve">to </w:t>
        </w:r>
      </w:ins>
      <w:r w:rsidR="002D4127">
        <w:t>bigger jobs</w:t>
      </w:r>
      <w:ins w:id="1132" w:author="." w:date="2011-07-06T10:49:00Z">
        <w:r w:rsidR="00172BC1">
          <w:t>, which</w:t>
        </w:r>
      </w:ins>
      <w:del w:id="1133" w:author="." w:date="2011-07-06T10:49:00Z">
        <w:r w:rsidR="002D4127" w:rsidDel="00172BC1">
          <w:delText>.</w:delText>
        </w:r>
      </w:del>
      <w:r w:rsidR="002D4127">
        <w:t xml:space="preserve"> </w:t>
      </w:r>
      <w:del w:id="1134" w:author="." w:date="2011-07-06T10:49:00Z">
        <w:r w:rsidR="002D4127" w:rsidDel="00172BC1">
          <w:delText xml:space="preserve">This </w:delText>
        </w:r>
      </w:del>
      <w:r w:rsidR="002D4127">
        <w:t xml:space="preserve">increases the probability that </w:t>
      </w:r>
      <w:del w:id="1135" w:author="." w:date="2011-07-06T10:50:00Z">
        <w:r w:rsidR="002D4127" w:rsidDel="00172BC1">
          <w:delText xml:space="preserve">a </w:delText>
        </w:r>
      </w:del>
      <w:r w:rsidR="002D4127">
        <w:t>bigger</w:t>
      </w:r>
      <w:del w:id="1136" w:author="." w:date="2011-07-06T10:50:00Z">
        <w:r w:rsidR="002D4127" w:rsidDel="00172BC1">
          <w:delText>-sized</w:delText>
        </w:r>
      </w:del>
      <w:r w:rsidR="002D4127">
        <w:t xml:space="preserve"> task</w:t>
      </w:r>
      <w:ins w:id="1137" w:author="." w:date="2011-07-06T10:50:00Z">
        <w:r w:rsidR="00172BC1">
          <w:t>s</w:t>
        </w:r>
      </w:ins>
      <w:r w:rsidR="002D4127">
        <w:t xml:space="preserve"> </w:t>
      </w:r>
      <w:del w:id="1138" w:author="." w:date="2011-07-06T10:50:00Z">
        <w:r w:rsidR="002D4127" w:rsidDel="00172BC1">
          <w:delText xml:space="preserve">gets </w:delText>
        </w:r>
      </w:del>
      <w:ins w:id="1139" w:author="." w:date="2011-07-06T10:50:00Z">
        <w:r w:rsidR="00172BC1">
          <w:t xml:space="preserve">are </w:t>
        </w:r>
      </w:ins>
      <w:r w:rsidR="002D4127">
        <w:t xml:space="preserve">allocated faster than </w:t>
      </w:r>
      <w:del w:id="1140" w:author="." w:date="2011-07-06T10:50:00Z">
        <w:r w:rsidR="002D4127" w:rsidDel="00172BC1">
          <w:delText xml:space="preserve">the </w:delText>
        </w:r>
      </w:del>
      <w:r w:rsidR="002D4127">
        <w:t>smaller on</w:t>
      </w:r>
      <w:ins w:id="1141" w:author="." w:date="2011-07-06T10:50:00Z">
        <w:r w:rsidR="00172BC1">
          <w:t>es</w:t>
        </w:r>
      </w:ins>
      <w:del w:id="1142" w:author="." w:date="2011-07-06T10:50:00Z">
        <w:r w:rsidR="002D4127" w:rsidDel="00172BC1">
          <w:delText>e(s)</w:delText>
        </w:r>
      </w:del>
      <w:r w:rsidR="002D4127">
        <w:t>.</w:t>
      </w:r>
    </w:p>
    <w:p w:rsidR="007C5875" w:rsidRDefault="00890002" w:rsidP="007C5875">
      <w:pPr>
        <w:jc w:val="left"/>
        <w:pPrChange w:id="1143" w:author="." w:date="2011-07-06T10:53:00Z">
          <w:pPr>
            <w:ind w:left="720" w:hanging="720"/>
          </w:pPr>
        </w:pPrChange>
      </w:pPr>
      <w:del w:id="1144" w:author="." w:date="2011-07-06T10:49:00Z">
        <w:r w:rsidDel="00A659AB">
          <w:rPr>
            <w:rFonts w:hint="eastAsia"/>
            <w:lang w:eastAsia="ko-KR"/>
          </w:rPr>
          <w:delText xml:space="preserve"> </w:delText>
        </w:r>
      </w:del>
      <w:r>
        <w:rPr>
          <w:rFonts w:hint="eastAsia"/>
          <w:lang w:eastAsia="ko-KR"/>
        </w:rPr>
        <w:t>(</w:t>
      </w:r>
      <w:r w:rsidR="002D4127">
        <w:t>2</w:t>
      </w:r>
      <w:r>
        <w:rPr>
          <w:rFonts w:hint="eastAsia"/>
          <w:lang w:eastAsia="ko-KR"/>
        </w:rPr>
        <w:t>)</w:t>
      </w:r>
      <w:r w:rsidR="002D4127">
        <w:t xml:space="preserve"> Independently submitted multiple tasks are usually allocated at different physical time</w:t>
      </w:r>
      <w:ins w:id="1145" w:author="." w:date="2011-07-06T10:50:00Z">
        <w:r w:rsidR="00172BC1">
          <w:t>s</w:t>
        </w:r>
      </w:ins>
      <w:r w:rsidR="002D4127">
        <w:t xml:space="preserve">. </w:t>
      </w:r>
      <w:commentRangeStart w:id="1146"/>
      <w:ins w:id="1147" w:author="." w:date="2011-07-06T10:50:00Z">
        <w:r w:rsidR="00172BC1">
          <w:t>T</w:t>
        </w:r>
      </w:ins>
      <w:del w:id="1148" w:author="." w:date="2011-07-06T10:50:00Z">
        <w:r w:rsidR="002D4127" w:rsidDel="00172BC1">
          <w:delText>So</w:delText>
        </w:r>
      </w:del>
      <w:ins w:id="1149" w:author="." w:date="2011-07-06T10:50:00Z">
        <w:r w:rsidR="00172BC1">
          <w:t>herefore</w:t>
        </w:r>
      </w:ins>
      <w:commentRangeEnd w:id="1146"/>
      <w:ins w:id="1150" w:author="." w:date="2011-07-06T10:52:00Z">
        <w:r w:rsidR="00172BC1">
          <w:rPr>
            <w:rStyle w:val="CommentReference"/>
          </w:rPr>
          <w:commentReference w:id="1146"/>
        </w:r>
      </w:ins>
      <w:r w:rsidR="002D4127">
        <w:t xml:space="preserve">, </w:t>
      </w:r>
      <w:ins w:id="1151" w:author="." w:date="2011-07-06T10:53:00Z">
        <w:r w:rsidR="00172BC1">
          <w:t xml:space="preserve">the </w:t>
        </w:r>
      </w:ins>
      <w:r w:rsidR="002D4127">
        <w:t xml:space="preserve">requested wall-time limit should be sufficiently large to cover both maximal waiting time and computation time in case of coupled simulations. On the other hand, co-scheduling of coupled tasks is inherently guaranteed in a packaged job. </w:t>
      </w:r>
      <w:del w:id="1152" w:author="." w:date="2011-07-06T10:53:00Z">
        <w:r w:rsidR="002D4127" w:rsidDel="00172BC1">
          <w:delText xml:space="preserve">So </w:delText>
        </w:r>
      </w:del>
      <w:ins w:id="1153" w:author="." w:date="2011-07-06T10:53:00Z">
        <w:r w:rsidR="00172BC1">
          <w:t xml:space="preserve">Therefore, the </w:t>
        </w:r>
      </w:ins>
      <w:r w:rsidR="002D4127">
        <w:t>wall-time limit can be determined according to the actual computation time.</w:t>
      </w:r>
    </w:p>
    <w:p w:rsidR="002D4127" w:rsidRDefault="00890002" w:rsidP="002D4127">
      <w:del w:id="1154" w:author="." w:date="2011-07-06T10:49:00Z">
        <w:r w:rsidDel="00A659AB">
          <w:rPr>
            <w:rFonts w:hint="eastAsia"/>
            <w:lang w:eastAsia="ko-KR"/>
          </w:rPr>
          <w:delText xml:space="preserve"> </w:delText>
        </w:r>
      </w:del>
      <w:r>
        <w:rPr>
          <w:rFonts w:hint="eastAsia"/>
          <w:lang w:eastAsia="ko-KR"/>
        </w:rPr>
        <w:t>(</w:t>
      </w:r>
      <w:r w:rsidR="002D4127">
        <w:t>3</w:t>
      </w:r>
      <w:r>
        <w:rPr>
          <w:rFonts w:hint="eastAsia"/>
          <w:lang w:eastAsia="ko-KR"/>
        </w:rPr>
        <w:t>)</w:t>
      </w:r>
      <w:r w:rsidR="002D4127">
        <w:t xml:space="preserve"> </w:t>
      </w:r>
      <w:del w:id="1155" w:author="." w:date="2011-07-06T10:49:00Z">
        <w:r w:rsidR="002D4127" w:rsidDel="00A659AB">
          <w:delText xml:space="preserve"> </w:delText>
        </w:r>
      </w:del>
      <w:r w:rsidR="002D4127">
        <w:t xml:space="preserve">Load-balancing among multiple tasks can be </w:t>
      </w:r>
      <w:del w:id="1156" w:author="." w:date="2011-07-06T10:54:00Z">
        <w:r w:rsidR="002D4127" w:rsidDel="00080E29">
          <w:delText xml:space="preserve">dynamically </w:delText>
        </w:r>
      </w:del>
      <w:r w:rsidR="002D4127">
        <w:t xml:space="preserve">achieved </w:t>
      </w:r>
      <w:ins w:id="1157" w:author="." w:date="2011-07-06T10:54:00Z">
        <w:r w:rsidR="00080E29">
          <w:t xml:space="preserve">dynamically </w:t>
        </w:r>
      </w:ins>
      <w:r w:rsidR="002D4127">
        <w:t xml:space="preserve">by changing the resource allocation to </w:t>
      </w:r>
      <w:ins w:id="1158" w:author="." w:date="2011-07-06T10:54:00Z">
        <w:r w:rsidR="00080E29">
          <w:t xml:space="preserve">an </w:t>
        </w:r>
      </w:ins>
      <w:r w:rsidR="002D4127">
        <w:t xml:space="preserve">individual task during the simulation. </w:t>
      </w:r>
      <w:del w:id="1159" w:author="." w:date="2011-07-06T10:54:00Z">
        <w:r w:rsidR="002D4127" w:rsidDel="00080E29">
          <w:delText xml:space="preserve">It </w:delText>
        </w:r>
      </w:del>
      <w:ins w:id="1160" w:author="." w:date="2011-07-06T10:54:00Z">
        <w:r w:rsidR="00080E29">
          <w:t xml:space="preserve">This change </w:t>
        </w:r>
      </w:ins>
      <w:del w:id="1161" w:author="." w:date="2011-07-06T10:54:00Z">
        <w:r w:rsidR="002D4127" w:rsidDel="00080E29">
          <w:delText xml:space="preserve">can </w:delText>
        </w:r>
      </w:del>
      <w:ins w:id="1162" w:author="." w:date="2011-07-06T10:54:00Z">
        <w:r w:rsidR="00080E29">
          <w:t xml:space="preserve">is </w:t>
        </w:r>
      </w:ins>
      <w:r w:rsidR="002D4127">
        <w:t xml:space="preserve">be possible only when coupled </w:t>
      </w:r>
      <w:del w:id="1163" w:author="." w:date="2011-07-06T10:54:00Z">
        <w:r w:rsidR="002D4127" w:rsidDel="00080E29">
          <w:delText xml:space="preserve">yet </w:delText>
        </w:r>
      </w:del>
      <w:r w:rsidR="002D4127">
        <w:t>distributed tasks are scheduled in the umbrella of a packaged job.</w:t>
      </w:r>
    </w:p>
    <w:p w:rsidR="002D4127" w:rsidRDefault="002D4127" w:rsidP="002D4127">
      <w:r w:rsidRPr="002D4127">
        <w:t xml:space="preserve">In this section, we present our numerical experiments to verify the above </w:t>
      </w:r>
      <w:del w:id="1164" w:author="." w:date="2011-07-06T10:54:00Z">
        <w:r w:rsidRPr="002D4127" w:rsidDel="00080E29">
          <w:delText>logics</w:delText>
        </w:r>
      </w:del>
      <w:ins w:id="1165" w:author="." w:date="2011-07-06T10:54:00Z">
        <w:r w:rsidR="00080E29">
          <w:t>reasons</w:t>
        </w:r>
      </w:ins>
      <w:r w:rsidRPr="002D4127">
        <w:t>.</w:t>
      </w:r>
    </w:p>
    <w:p w:rsidR="002D4127" w:rsidRDefault="002D4127" w:rsidP="002D4127"/>
    <w:p w:rsidR="002D4127" w:rsidRPr="002D4127" w:rsidRDefault="00B00DC0" w:rsidP="002D4127">
      <w:pPr>
        <w:rPr>
          <w:i/>
        </w:rPr>
      </w:pPr>
      <w:r>
        <w:rPr>
          <w:i/>
        </w:rPr>
        <w:lastRenderedPageBreak/>
        <w:t>5.1</w:t>
      </w:r>
      <w:r w:rsidR="002D4127" w:rsidRPr="002D4127">
        <w:rPr>
          <w:i/>
        </w:rPr>
        <w:t>. Waiting Time according to the Size and Wall-time Limit of an Individual Job</w:t>
      </w:r>
    </w:p>
    <w:p w:rsidR="002D4127" w:rsidRDefault="00E73A22" w:rsidP="002D4127">
      <w:ins w:id="1166" w:author="." w:date="2011-07-06T10:56:00Z">
        <w:r>
          <w:t xml:space="preserve">Although </w:t>
        </w:r>
      </w:ins>
      <w:del w:id="1167" w:author="." w:date="2011-07-06T10:56:00Z">
        <w:r w:rsidR="002D4127" w:rsidDel="00E73A22">
          <w:delText xml:space="preserve">Many </w:delText>
        </w:r>
      </w:del>
      <w:ins w:id="1168" w:author="." w:date="2011-07-06T10:56:00Z">
        <w:r>
          <w:t xml:space="preserve">many </w:t>
        </w:r>
      </w:ins>
      <w:r w:rsidR="002D4127">
        <w:t xml:space="preserve">factors </w:t>
      </w:r>
      <w:del w:id="1169" w:author="." w:date="2011-07-06T10:55:00Z">
        <w:r w:rsidR="002D4127" w:rsidDel="008B6CCF">
          <w:delText xml:space="preserve">effect </w:delText>
        </w:r>
      </w:del>
      <w:commentRangeStart w:id="1170"/>
      <w:ins w:id="1171" w:author="." w:date="2011-07-06T10:55:00Z">
        <w:r w:rsidR="008B6CCF">
          <w:t>affect</w:t>
        </w:r>
      </w:ins>
      <w:commentRangeEnd w:id="1170"/>
      <w:ins w:id="1172" w:author="." w:date="2011-07-06T10:56:00Z">
        <w:r w:rsidR="008B6CCF">
          <w:rPr>
            <w:rStyle w:val="CommentReference"/>
          </w:rPr>
          <w:commentReference w:id="1170"/>
        </w:r>
      </w:ins>
      <w:ins w:id="1173" w:author="." w:date="2011-07-06T10:55:00Z">
        <w:r w:rsidR="008B6CCF">
          <w:t xml:space="preserve"> </w:t>
        </w:r>
      </w:ins>
      <w:ins w:id="1174" w:author="." w:date="2011-07-06T10:56:00Z">
        <w:r>
          <w:t xml:space="preserve">the </w:t>
        </w:r>
      </w:ins>
      <w:del w:id="1175" w:author="." w:date="2011-07-06T10:56:00Z">
        <w:r w:rsidR="002D4127" w:rsidDel="00E73A22">
          <w:delText xml:space="preserve">the </w:delText>
        </w:r>
      </w:del>
      <w:r w:rsidR="002D4127">
        <w:t xml:space="preserve">waiting times, arguably the most important </w:t>
      </w:r>
      <w:del w:id="1176" w:author="." w:date="2011-07-06T10:56:00Z">
        <w:r w:rsidR="002D4127" w:rsidDel="00E73A22">
          <w:delText xml:space="preserve">of them </w:delText>
        </w:r>
      </w:del>
      <w:r w:rsidR="002D4127">
        <w:t xml:space="preserve">are </w:t>
      </w:r>
      <w:del w:id="1177" w:author="." w:date="2011-07-06T10:56:00Z">
        <w:r w:rsidR="002D4127" w:rsidDel="00E73A22">
          <w:delText xml:space="preserve">the </w:delText>
        </w:r>
      </w:del>
      <w:r w:rsidR="002D4127">
        <w:t xml:space="preserve">existing job requests </w:t>
      </w:r>
      <w:del w:id="1178" w:author="." w:date="2011-07-06T10:57:00Z">
        <w:r w:rsidR="002D4127" w:rsidDel="00E73A22">
          <w:delText xml:space="preserve">on </w:delText>
        </w:r>
      </w:del>
      <w:ins w:id="1179" w:author="." w:date="2011-07-06T10:57:00Z">
        <w:r>
          <w:t xml:space="preserve">by </w:t>
        </w:r>
      </w:ins>
      <w:r w:rsidR="002D4127">
        <w:t>the resource at the instant of submission, requested wall-time limit</w:t>
      </w:r>
      <w:ins w:id="1180" w:author="." w:date="2011-07-06T10:57:00Z">
        <w:r>
          <w:t>s,</w:t>
        </w:r>
      </w:ins>
      <w:r w:rsidR="002D4127">
        <w:t xml:space="preserve"> and </w:t>
      </w:r>
      <w:del w:id="1181" w:author="." w:date="2011-07-06T10:57:00Z">
        <w:r w:rsidR="002D4127" w:rsidDel="00E73A22">
          <w:delText xml:space="preserve">also </w:delText>
        </w:r>
      </w:del>
      <w:r w:rsidR="002D4127">
        <w:t xml:space="preserve">the number of processors requested. Two other factors </w:t>
      </w:r>
      <w:del w:id="1182" w:author="." w:date="2011-07-06T10:57:00Z">
        <w:r w:rsidR="002D4127" w:rsidDel="00E73A22">
          <w:delText xml:space="preserve">that affect this </w:delText>
        </w:r>
      </w:del>
      <w:r w:rsidR="002D4127">
        <w:t xml:space="preserve">are the backfilling capability (which allows the running of a small job </w:t>
      </w:r>
      <w:del w:id="1183" w:author="." w:date="2011-07-06T10:57:00Z">
        <w:r w:rsidR="002D4127" w:rsidDel="00BB7827">
          <w:delText xml:space="preserve">in </w:delText>
        </w:r>
      </w:del>
      <w:r w:rsidR="002D4127">
        <w:t xml:space="preserve">between higher priority jobs with larger and longer resource requests) and the changes in the priority of the test job when a particular higher priority job joins the queue. </w:t>
      </w:r>
      <w:del w:id="1184" w:author="." w:date="2011-07-06T10:57:00Z">
        <w:r w:rsidR="002D4127" w:rsidDel="00BB7827">
          <w:delText xml:space="preserve">Of </w:delText>
        </w:r>
      </w:del>
      <w:ins w:id="1185" w:author="." w:date="2011-07-06T10:57:00Z">
        <w:r w:rsidR="00BB7827">
          <w:t xml:space="preserve">Among </w:t>
        </w:r>
      </w:ins>
      <w:r w:rsidR="002D4127">
        <w:t xml:space="preserve">these factors, </w:t>
      </w:r>
      <w:ins w:id="1186" w:author="." w:date="2011-07-06T10:57:00Z">
        <w:r w:rsidR="00BB7827">
          <w:t xml:space="preserve">the </w:t>
        </w:r>
      </w:ins>
      <w:r w:rsidR="002D4127">
        <w:t xml:space="preserve">number of requested resources and wall-time limits </w:t>
      </w:r>
      <w:del w:id="1187" w:author="." w:date="2011-07-06T10:57:00Z">
        <w:r w:rsidR="002D4127" w:rsidDel="00BB7827">
          <w:delText xml:space="preserve">are what </w:delText>
        </w:r>
      </w:del>
      <w:r w:rsidR="002D4127">
        <w:t xml:space="preserve">can be handled by users and </w:t>
      </w:r>
      <w:del w:id="1188" w:author="." w:date="2011-07-06T10:58:00Z">
        <w:r w:rsidR="002D4127" w:rsidDel="00BB7827">
          <w:delText xml:space="preserve">can be </w:delText>
        </w:r>
      </w:del>
      <w:r w:rsidR="002D4127">
        <w:t>systematically accounted for.</w:t>
      </w:r>
    </w:p>
    <w:p w:rsidR="002D4127" w:rsidRDefault="002D4127" w:rsidP="002D4127">
      <w:r>
        <w:t xml:space="preserve">We designed experiments to determine if running larger and/or longer simulations </w:t>
      </w:r>
      <w:del w:id="1189" w:author="." w:date="2011-07-06T10:58:00Z">
        <w:r w:rsidDel="00BB7827">
          <w:delText xml:space="preserve">effects </w:delText>
        </w:r>
      </w:del>
      <w:ins w:id="1190" w:author="." w:date="2011-07-06T10:58:00Z">
        <w:r w:rsidR="00BB7827">
          <w:t xml:space="preserve">affects </w:t>
        </w:r>
      </w:ins>
      <w:r>
        <w:t xml:space="preserve">the actual waiting time </w:t>
      </w:r>
      <w:del w:id="1191" w:author="." w:date="2011-07-06T10:58:00Z">
        <w:r w:rsidDel="00BB7827">
          <w:delText xml:space="preserve">on </w:delText>
        </w:r>
      </w:del>
      <w:ins w:id="1192" w:author="." w:date="2011-07-06T10:58:00Z">
        <w:r w:rsidR="00BB7827">
          <w:t xml:space="preserve">in </w:t>
        </w:r>
      </w:ins>
      <w:r>
        <w:t xml:space="preserve">the queue. We submitted jobs of different sizes and different wall-time limits at the same time. Each time we submitted a job, we gathered the actual waiting time </w:t>
      </w:r>
      <w:del w:id="1193" w:author="." w:date="2011-07-06T10:58:00Z">
        <w:r w:rsidDel="0005449A">
          <w:delText xml:space="preserve">on </w:delText>
        </w:r>
      </w:del>
      <w:ins w:id="1194" w:author="." w:date="2011-07-06T10:58:00Z">
        <w:r w:rsidR="0005449A">
          <w:t xml:space="preserve">in </w:t>
        </w:r>
      </w:ins>
      <w:r>
        <w:t>the queue. We performed our experiments on a sufficiently large and crowded system</w:t>
      </w:r>
      <w:del w:id="1195" w:author="." w:date="2011-07-06T10:58:00Z">
        <w:r w:rsidDel="0005449A">
          <w:delText xml:space="preserve"> --</w:delText>
        </w:r>
      </w:del>
      <w:ins w:id="1196" w:author="." w:date="2011-07-06T10:58:00Z">
        <w:r w:rsidR="0005449A">
          <w:t xml:space="preserve"> of</w:t>
        </w:r>
      </w:ins>
      <w:r>
        <w:t xml:space="preserve"> around 65000 </w:t>
      </w:r>
      <w:r w:rsidR="00290A51">
        <w:t>cores</w:t>
      </w:r>
      <w:r>
        <w:t xml:space="preserve">. We argue that the use of this large and crowded system increases the credibility of our experiments: it reduces the possibility of self-interference between our job submissions (i.e., our requests are allocated in a succeeding pattern). </w:t>
      </w:r>
      <w:r w:rsidR="00DE0D31">
        <w:t xml:space="preserve">Considering the internal </w:t>
      </w:r>
      <w:del w:id="1197" w:author="." w:date="2011-07-06T11:30:00Z">
        <w:r w:rsidR="00DE0D31" w:rsidDel="00DE0D31">
          <w:delText>queueing</w:delText>
        </w:r>
      </w:del>
      <w:ins w:id="1198" w:author="." w:date="2011-07-06T11:30:00Z">
        <w:r w:rsidR="00DE0D31">
          <w:t>queuing</w:t>
        </w:r>
      </w:ins>
      <w:r w:rsidR="00DE0D31">
        <w:t xml:space="preserve"> policy of supercomputing centers, such as credential, fair</w:t>
      </w:r>
      <w:ins w:id="1199" w:author="." w:date="2011-07-06T11:30:00Z">
        <w:r w:rsidR="00DE0D31">
          <w:t xml:space="preserve"> </w:t>
        </w:r>
      </w:ins>
      <w:r w:rsidR="00DE0D31">
        <w:t xml:space="preserve">share, resource and service priority, each user account has </w:t>
      </w:r>
      <w:del w:id="1200" w:author="." w:date="2011-07-06T10:59:00Z">
        <w:r w:rsidR="00DE0D31" w:rsidDel="0005449A">
          <w:delText xml:space="preserve">the </w:delText>
        </w:r>
      </w:del>
      <w:ins w:id="1201" w:author="." w:date="2011-07-06T10:59:00Z">
        <w:r w:rsidR="00DE0D31">
          <w:t xml:space="preserve">a </w:t>
        </w:r>
      </w:ins>
      <w:r w:rsidR="00DE0D31">
        <w:t>restricted number of concurrent job submission</w:t>
      </w:r>
      <w:ins w:id="1202" w:author="." w:date="2011-07-06T10:59:00Z">
        <w:r w:rsidR="00DE0D31">
          <w:t>,</w:t>
        </w:r>
      </w:ins>
      <w:r w:rsidR="00DE0D31">
        <w:t xml:space="preserve"> and the allocation history affects the priority of </w:t>
      </w:r>
      <w:ins w:id="1203" w:author="." w:date="2011-07-06T10:59:00Z">
        <w:r w:rsidR="00DE0D31">
          <w:t xml:space="preserve">the </w:t>
        </w:r>
      </w:ins>
      <w:r w:rsidR="00DE0D31">
        <w:t xml:space="preserve">next submitted job. </w:t>
      </w:r>
      <w:del w:id="1204" w:author="." w:date="2011-07-06T10:59:00Z">
        <w:r w:rsidDel="0005449A">
          <w:delText>So</w:delText>
        </w:r>
      </w:del>
      <w:ins w:id="1205" w:author="." w:date="2011-07-06T10:59:00Z">
        <w:r w:rsidR="0005449A">
          <w:t>Thus</w:t>
        </w:r>
      </w:ins>
      <w:r>
        <w:t xml:space="preserve">, we submitted different wall-time limit jobs from different user accounts in the same group allocation, and we </w:t>
      </w:r>
      <w:del w:id="1206" w:author="." w:date="2011-07-06T10:59:00Z">
        <w:r w:rsidDel="0005449A">
          <w:delText xml:space="preserve">put </w:delText>
        </w:r>
      </w:del>
      <w:ins w:id="1207" w:author="." w:date="2011-07-06T10:59:00Z">
        <w:r w:rsidR="0005449A">
          <w:t xml:space="preserve">allowed </w:t>
        </w:r>
      </w:ins>
      <w:r>
        <w:t xml:space="preserve">enough idling time between individual experiments to recover the priority of each account to the initial level. Results from 10 independent experiments </w:t>
      </w:r>
      <w:del w:id="1208" w:author="." w:date="2011-07-06T10:59:00Z">
        <w:r w:rsidDel="004525B8">
          <w:delText xml:space="preserve">are </w:delText>
        </w:r>
      </w:del>
      <w:ins w:id="1209" w:author="." w:date="2011-07-06T10:59:00Z">
        <w:r w:rsidR="004525B8">
          <w:t xml:space="preserve">were </w:t>
        </w:r>
      </w:ins>
      <w:r>
        <w:t xml:space="preserve">averaged for </w:t>
      </w:r>
      <w:commentRangeStart w:id="1210"/>
      <w:r>
        <w:t>measurement</w:t>
      </w:r>
      <w:commentRangeEnd w:id="1210"/>
      <w:r w:rsidR="004525B8">
        <w:rPr>
          <w:rStyle w:val="CommentReference"/>
        </w:rPr>
        <w:commentReference w:id="1210"/>
      </w:r>
      <w:r>
        <w:t>.</w:t>
      </w:r>
    </w:p>
    <w:p w:rsidR="002D4127" w:rsidRDefault="002D4127" w:rsidP="002D4127">
      <w:pPr>
        <w:jc w:val="center"/>
      </w:pPr>
      <w:r>
        <w:rPr>
          <w:noProof/>
          <w:lang w:val="sv-SE" w:eastAsia="ko-KR"/>
        </w:rPr>
        <w:drawing>
          <wp:inline distT="0" distB="0" distL="0" distR="0">
            <wp:extent cx="4817745" cy="2934356"/>
            <wp:effectExtent l="25400" t="0" r="8255" b="0"/>
            <wp:docPr id="35" name="Picture 34" descr=":table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able3.tiff"/>
                    <pic:cNvPicPr>
                      <a:picLocks noChangeAspect="1" noChangeArrowheads="1"/>
                    </pic:cNvPicPr>
                  </pic:nvPicPr>
                  <pic:blipFill>
                    <a:blip r:embed="rId40" cstate="print"/>
                    <a:srcRect/>
                    <a:stretch>
                      <a:fillRect/>
                    </a:stretch>
                  </pic:blipFill>
                  <pic:spPr bwMode="auto">
                    <a:xfrm>
                      <a:off x="0" y="0"/>
                      <a:ext cx="4817745" cy="2934356"/>
                    </a:xfrm>
                    <a:prstGeom prst="rect">
                      <a:avLst/>
                    </a:prstGeom>
                    <a:noFill/>
                    <a:ln w="9525">
                      <a:noFill/>
                      <a:miter lim="800000"/>
                      <a:headEnd/>
                      <a:tailEnd/>
                    </a:ln>
                  </pic:spPr>
                </pic:pic>
              </a:graphicData>
            </a:graphic>
          </wp:inline>
        </w:drawing>
      </w:r>
    </w:p>
    <w:p w:rsidR="002D4127" w:rsidRDefault="002D4127" w:rsidP="002D4127">
      <w:r>
        <w:t>Table 3 demonstrates the queue waiting time according to the size and wall-time limit of the job. Regarding the influence of job sizes on waiting time, jobs with larger processor counts have typically lower wait times, with the exception at 128 cores</w:t>
      </w:r>
      <w:ins w:id="1211" w:author="." w:date="2011-07-06T11:00:00Z">
        <w:r w:rsidR="00A332F4">
          <w:t>,</w:t>
        </w:r>
      </w:ins>
      <w:r>
        <w:t xml:space="preserve"> which is presumably affected by the backfilling capability. Waiting time with 1000+ cores shows </w:t>
      </w:r>
      <w:del w:id="1212" w:author="." w:date="2011-07-06T11:01:00Z">
        <w:r w:rsidDel="00A332F4">
          <w:delText xml:space="preserve">the </w:delText>
        </w:r>
      </w:del>
      <w:ins w:id="1213" w:author="." w:date="2011-07-06T11:01:00Z">
        <w:r w:rsidR="00A332F4">
          <w:t xml:space="preserve">a </w:t>
        </w:r>
      </w:ins>
      <w:r>
        <w:t>stiff decrease</w:t>
      </w:r>
      <w:ins w:id="1214" w:author="." w:date="2011-07-06T11:01:00Z">
        <w:r w:rsidR="00A332F4">
          <w:t>,</w:t>
        </w:r>
      </w:ins>
      <w:r>
        <w:t xml:space="preserve"> particularly because it is granted </w:t>
      </w:r>
      <w:del w:id="1215" w:author="." w:date="2011-07-06T11:01:00Z">
        <w:r w:rsidDel="00A332F4">
          <w:delText xml:space="preserve">with the </w:delText>
        </w:r>
      </w:del>
      <w:r>
        <w:t xml:space="preserve">higher priority in this </w:t>
      </w:r>
      <w:del w:id="1216" w:author="." w:date="2011-07-06T11:30:00Z">
        <w:r w:rsidDel="00DE0D31">
          <w:delText>queueing</w:delText>
        </w:r>
      </w:del>
      <w:ins w:id="1217" w:author="." w:date="2011-07-06T11:30:00Z">
        <w:r w:rsidR="00DE0D31">
          <w:t>queuing</w:t>
        </w:r>
      </w:ins>
      <w:r>
        <w:t xml:space="preserve"> policy. The same applies to the increase </w:t>
      </w:r>
      <w:del w:id="1218" w:author="." w:date="2011-07-06T11:01:00Z">
        <w:r w:rsidDel="00A332F4">
          <w:delText xml:space="preserve">of </w:delText>
        </w:r>
      </w:del>
      <w:ins w:id="1219" w:author="." w:date="2011-07-06T11:01:00Z">
        <w:r w:rsidR="00A332F4">
          <w:t xml:space="preserve">in </w:t>
        </w:r>
      </w:ins>
      <w:r>
        <w:t xml:space="preserve">waiting time </w:t>
      </w:r>
      <w:del w:id="1220" w:author="." w:date="2011-07-06T11:01:00Z">
        <w:r w:rsidDel="00A332F4">
          <w:delText xml:space="preserve">with </w:delText>
        </w:r>
      </w:del>
      <w:ins w:id="1221" w:author="." w:date="2011-07-06T11:01:00Z">
        <w:r w:rsidR="00A332F4">
          <w:t xml:space="preserve">to </w:t>
        </w:r>
      </w:ins>
      <w:r>
        <w:t xml:space="preserve">the wall-time limit of 48, which is administrated by </w:t>
      </w:r>
      <w:del w:id="1222" w:author="." w:date="2011-07-06T11:01:00Z">
        <w:r w:rsidDel="00A332F4">
          <w:delText xml:space="preserve">the </w:delText>
        </w:r>
      </w:del>
      <w:ins w:id="1223" w:author="." w:date="2011-07-06T11:01:00Z">
        <w:r w:rsidR="00A332F4">
          <w:t xml:space="preserve">a </w:t>
        </w:r>
      </w:ins>
      <w:r>
        <w:t xml:space="preserve">different queue. The effect of </w:t>
      </w:r>
      <w:ins w:id="1224" w:author="." w:date="2011-07-06T11:01:00Z">
        <w:r w:rsidR="00A332F4">
          <w:t xml:space="preserve">the </w:t>
        </w:r>
      </w:ins>
      <w:r>
        <w:t xml:space="preserve">wall-time limit on waiting time is not </w:t>
      </w:r>
      <w:r>
        <w:lastRenderedPageBreak/>
        <w:t xml:space="preserve">clear in our experiment, in </w:t>
      </w:r>
      <w:ins w:id="1225" w:author="." w:date="2011-07-06T11:01:00Z">
        <w:r w:rsidR="00A332F4">
          <w:t xml:space="preserve">the </w:t>
        </w:r>
      </w:ins>
      <w:r>
        <w:t xml:space="preserve">case </w:t>
      </w:r>
      <w:ins w:id="1226" w:author="." w:date="2011-07-06T11:01:00Z">
        <w:r w:rsidR="00A332F4">
          <w:t xml:space="preserve">where </w:t>
        </w:r>
      </w:ins>
      <w:r>
        <w:t xml:space="preserve">they are </w:t>
      </w:r>
      <w:del w:id="1227" w:author="." w:date="2011-07-06T11:01:00Z">
        <w:r w:rsidDel="00A332F4">
          <w:delText xml:space="preserve">on </w:delText>
        </w:r>
      </w:del>
      <w:ins w:id="1228" w:author="." w:date="2011-07-06T11:01:00Z">
        <w:r w:rsidR="00A332F4">
          <w:t xml:space="preserve">in </w:t>
        </w:r>
      </w:ins>
      <w:r>
        <w:t xml:space="preserve">the same queue (6- and 24-hour jobs). Collectively, submitting a BigJob for the coupled simulation instead of individually submitting multiple smaller tasks at least provides </w:t>
      </w:r>
      <w:del w:id="1229" w:author="." w:date="2011-07-06T11:02:00Z">
        <w:r w:rsidDel="00187AED">
          <w:delText xml:space="preserve">the </w:delText>
        </w:r>
      </w:del>
      <w:r>
        <w:t>comparable waiting time</w:t>
      </w:r>
      <w:ins w:id="1230" w:author="." w:date="2011-07-06T11:02:00Z">
        <w:r w:rsidR="00187AED">
          <w:t>s</w:t>
        </w:r>
      </w:ins>
      <w:r>
        <w:t xml:space="preserve"> </w:t>
      </w:r>
      <w:del w:id="1231" w:author="." w:date="2011-07-06T11:02:00Z">
        <w:r w:rsidDel="00187AED">
          <w:delText xml:space="preserve">on </w:delText>
        </w:r>
      </w:del>
      <w:ins w:id="1232" w:author="." w:date="2011-07-06T11:02:00Z">
        <w:r w:rsidR="00187AED">
          <w:t xml:space="preserve">in </w:t>
        </w:r>
      </w:ins>
      <w:r>
        <w:t xml:space="preserve">the queue even when small jobs are </w:t>
      </w:r>
      <w:ins w:id="1233" w:author="." w:date="2011-07-06T11:02:00Z">
        <w:r w:rsidR="00187AED">
          <w:t>“</w:t>
        </w:r>
      </w:ins>
      <w:del w:id="1234" w:author="." w:date="2011-07-06T11:02:00Z">
        <w:r w:rsidDel="00187AED">
          <w:delText>"</w:delText>
        </w:r>
      </w:del>
      <w:r>
        <w:t>ideally</w:t>
      </w:r>
      <w:ins w:id="1235" w:author="." w:date="2011-07-06T11:02:00Z">
        <w:r w:rsidR="00187AED">
          <w:t>”</w:t>
        </w:r>
      </w:ins>
      <w:del w:id="1236" w:author="." w:date="2011-07-06T11:02:00Z">
        <w:r w:rsidDel="00187AED">
          <w:delText>"</w:delText>
        </w:r>
      </w:del>
      <w:r>
        <w:t xml:space="preserve"> allocated (i.e., all jobs are allocated at the same time).</w:t>
      </w:r>
    </w:p>
    <w:p w:rsidR="002D4127" w:rsidRDefault="002D4127" w:rsidP="002D4127"/>
    <w:p w:rsidR="002D4127" w:rsidRPr="002D4127" w:rsidRDefault="00B00DC0" w:rsidP="002D4127">
      <w:pPr>
        <w:rPr>
          <w:i/>
        </w:rPr>
      </w:pPr>
      <w:r>
        <w:rPr>
          <w:i/>
        </w:rPr>
        <w:t>5.2</w:t>
      </w:r>
      <w:r w:rsidR="002D4127" w:rsidRPr="002D4127">
        <w:rPr>
          <w:i/>
        </w:rPr>
        <w:t>. Waiting Time for a Coupled Simulation</w:t>
      </w:r>
    </w:p>
    <w:p w:rsidR="00B00DC0" w:rsidRDefault="00B00DC0" w:rsidP="00B00DC0">
      <w:del w:id="1237" w:author="." w:date="2011-07-06T11:02:00Z">
        <w:r w:rsidDel="00187AED">
          <w:delText>Looking back</w:delText>
        </w:r>
        <w:r w:rsidR="00290A51" w:rsidDel="00187AED">
          <w:delText xml:space="preserve"> on</w:delText>
        </w:r>
      </w:del>
      <w:ins w:id="1238" w:author="." w:date="2011-07-06T11:02:00Z">
        <w:r w:rsidR="00187AED">
          <w:t>Regarding</w:t>
        </w:r>
      </w:ins>
      <w:r w:rsidR="00290A51">
        <w:t xml:space="preserve"> the scenario maps in Fig. 5</w:t>
      </w:r>
      <w:r w:rsidR="00290A51">
        <w:rPr>
          <w:rFonts w:hint="eastAsia"/>
          <w:lang w:eastAsia="ko-KR"/>
        </w:rPr>
        <w:t>,</w:t>
      </w:r>
      <w:r>
        <w:t xml:space="preserve"> the result </w:t>
      </w:r>
      <w:del w:id="1239" w:author="." w:date="2011-07-06T11:02:00Z">
        <w:r w:rsidDel="00187AED">
          <w:delText xml:space="preserve">at </w:delText>
        </w:r>
      </w:del>
      <w:ins w:id="1240" w:author="." w:date="2011-07-06T11:02:00Z">
        <w:r w:rsidR="00187AED">
          <w:t xml:space="preserve">in </w:t>
        </w:r>
      </w:ins>
      <w:r>
        <w:t xml:space="preserve">Sec. 5.1 provides the waiting time between a BigJob and a first-allocated conventional task. We expect more performance gain by eliminating the inactive idling time (i.e., the difference between the waiting </w:t>
      </w:r>
      <w:r w:rsidR="00290A51">
        <w:t>times</w:t>
      </w:r>
      <w:r>
        <w:t xml:space="preserve"> of the two jobs) </w:t>
      </w:r>
      <w:del w:id="1241" w:author="." w:date="2011-07-06T11:30:00Z">
        <w:r w:rsidDel="00DE0D31">
          <w:delText>through the use of</w:delText>
        </w:r>
      </w:del>
      <w:ins w:id="1242" w:author="." w:date="2011-07-06T11:30:00Z">
        <w:r w:rsidR="00DE0D31">
          <w:t>with</w:t>
        </w:r>
      </w:ins>
      <w:r>
        <w:t xml:space="preserve"> </w:t>
      </w:r>
      <w:del w:id="1243" w:author="." w:date="2011-07-06T11:02:00Z">
        <w:r w:rsidDel="00187AED">
          <w:delText xml:space="preserve">a </w:delText>
        </w:r>
      </w:del>
      <w:ins w:id="1244" w:author="." w:date="2011-07-06T11:02:00Z">
        <w:r w:rsidR="00187AED">
          <w:t xml:space="preserve">the </w:t>
        </w:r>
      </w:ins>
      <w:r>
        <w:t>BigJob</w:t>
      </w:r>
      <w:ins w:id="1245" w:author="." w:date="2011-07-06T11:02:00Z">
        <w:r w:rsidR="00187AED">
          <w:t xml:space="preserve"> application</w:t>
        </w:r>
      </w:ins>
      <w:r>
        <w:t xml:space="preserve">. </w:t>
      </w:r>
    </w:p>
    <w:p w:rsidR="00B00DC0" w:rsidRDefault="00B00DC0" w:rsidP="00B00DC0">
      <w:r>
        <w:t xml:space="preserve">Table 4 presents the waiting time of a BigJob </w:t>
      </w:r>
      <w:del w:id="1246" w:author="." w:date="2011-07-06T11:03:00Z">
        <w:r w:rsidDel="00CA5C0B">
          <w:delText xml:space="preserve">with </w:delText>
        </w:r>
      </w:del>
      <w:r>
        <w:t>size</w:t>
      </w:r>
      <w:ins w:id="1247" w:author="." w:date="2011-07-06T11:03:00Z">
        <w:r w:rsidR="00CA5C0B">
          <w:t>d</w:t>
        </w:r>
      </w:ins>
      <w:r>
        <w:t xml:space="preserve"> 2X and two conventional job submissions </w:t>
      </w:r>
      <w:del w:id="1248" w:author="." w:date="2011-07-06T11:03:00Z">
        <w:r w:rsidDel="00CA5C0B">
          <w:delText xml:space="preserve">with </w:delText>
        </w:r>
      </w:del>
      <w:r>
        <w:t>size</w:t>
      </w:r>
      <w:ins w:id="1249" w:author="." w:date="2011-07-06T11:03:00Z">
        <w:r w:rsidR="00CA5C0B">
          <w:t>d</w:t>
        </w:r>
      </w:ins>
      <w:r>
        <w:t xml:space="preserve"> X each. We experimented </w:t>
      </w:r>
      <w:del w:id="1250" w:author="." w:date="2011-07-06T11:03:00Z">
        <w:r w:rsidDel="00CA5C0B">
          <w:delText xml:space="preserve">on </w:delText>
        </w:r>
      </w:del>
      <w:ins w:id="1251" w:author="." w:date="2011-07-06T11:03:00Z">
        <w:r w:rsidR="00CA5C0B">
          <w:t xml:space="preserve">with </w:t>
        </w:r>
      </w:ins>
      <w:r>
        <w:t>two different wall-time limits (6 and 24 hours) and two different processor requests (256 and 512 cores in total). A BigJob submission shows faster allocation</w:t>
      </w:r>
      <w:ins w:id="1252" w:author="." w:date="2011-07-06T11:03:00Z">
        <w:r w:rsidR="00CA5C0B">
          <w:t>,</w:t>
        </w:r>
      </w:ins>
      <w:r>
        <w:t xml:space="preserve"> except </w:t>
      </w:r>
      <w:del w:id="1253" w:author="." w:date="2011-07-06T11:03:00Z">
        <w:r w:rsidDel="00CA5C0B">
          <w:delText xml:space="preserve">the </w:delText>
        </w:r>
      </w:del>
      <w:ins w:id="1254" w:author="." w:date="2011-07-06T11:03:00Z">
        <w:r w:rsidR="00CA5C0B">
          <w:t xml:space="preserve">a </w:t>
        </w:r>
      </w:ins>
      <w:r>
        <w:t xml:space="preserve">small number of processors are requested for a long time, although the waiting time for the first-to-start job was smaller in the conventional job submission mode (S0) than </w:t>
      </w:r>
      <w:ins w:id="1255" w:author="." w:date="2011-07-06T11:04:00Z">
        <w:r w:rsidR="00997B2B">
          <w:t xml:space="preserve">in </w:t>
        </w:r>
      </w:ins>
      <w:r>
        <w:t>the BigJob (S1)</w:t>
      </w:r>
      <w:ins w:id="1256" w:author="." w:date="2011-07-06T11:04:00Z">
        <w:r w:rsidR="00997B2B">
          <w:t xml:space="preserve"> </w:t>
        </w:r>
        <w:commentRangeStart w:id="1257"/>
        <w:r w:rsidR="00997B2B">
          <w:t>application</w:t>
        </w:r>
        <w:commentRangeEnd w:id="1257"/>
        <w:r w:rsidR="00997B2B">
          <w:rPr>
            <w:rStyle w:val="CommentReference"/>
          </w:rPr>
          <w:commentReference w:id="1257"/>
        </w:r>
      </w:ins>
      <w:r>
        <w:t xml:space="preserve">. Interestingly, the inactive mode in conventional job </w:t>
      </w:r>
      <w:r w:rsidR="00290A51">
        <w:t>submissions</w:t>
      </w:r>
      <w:r>
        <w:t xml:space="preserve"> </w:t>
      </w:r>
      <w:ins w:id="1258" w:author="." w:date="2011-07-06T11:04:00Z">
        <w:r w:rsidR="00997B2B">
          <w:t xml:space="preserve">was </w:t>
        </w:r>
      </w:ins>
      <w:r>
        <w:t xml:space="preserve">observed to </w:t>
      </w:r>
      <w:del w:id="1259" w:author="." w:date="2011-07-06T11:04:00Z">
        <w:r w:rsidDel="00997B2B">
          <w:delText>become quite larger</w:delText>
        </w:r>
      </w:del>
      <w:ins w:id="1260" w:author="." w:date="2011-07-06T11:04:00Z">
        <w:r w:rsidR="00997B2B">
          <w:t xml:space="preserve">increase </w:t>
        </w:r>
        <w:commentRangeStart w:id="1261"/>
        <w:r w:rsidR="00997B2B">
          <w:t>substantially</w:t>
        </w:r>
        <w:commentRangeEnd w:id="1261"/>
        <w:r w:rsidR="00997B2B">
          <w:rPr>
            <w:rStyle w:val="CommentReference"/>
          </w:rPr>
          <w:commentReference w:id="1261"/>
        </w:r>
      </w:ins>
      <w:r>
        <w:t xml:space="preserve"> as the wall-time limit increase</w:t>
      </w:r>
      <w:ins w:id="1262" w:author="." w:date="2011-07-06T11:05:00Z">
        <w:r w:rsidR="00997B2B">
          <w:t>d</w:t>
        </w:r>
      </w:ins>
      <w:del w:id="1263" w:author="." w:date="2011-07-06T11:05:00Z">
        <w:r w:rsidDel="00997B2B">
          <w:delText>s</w:delText>
        </w:r>
      </w:del>
      <w:r>
        <w:t xml:space="preserve">: users get to waste more allocation time as they increase </w:t>
      </w:r>
      <w:ins w:id="1264" w:author="." w:date="2011-07-06T11:05:00Z">
        <w:r w:rsidR="00997B2B">
          <w:t xml:space="preserve">the </w:t>
        </w:r>
      </w:ins>
      <w:r>
        <w:t>wall-time limit. From the result, bigger and longer jobs tend to start faster (comparing individual experiment</w:t>
      </w:r>
      <w:ins w:id="1265" w:author="." w:date="2011-07-06T11:05:00Z">
        <w:r w:rsidR="00C12165">
          <w:t>s</w:t>
        </w:r>
      </w:ins>
      <w:r>
        <w:t xml:space="preserve">), but it is </w:t>
      </w:r>
      <w:del w:id="1266" w:author="." w:date="2011-07-06T11:05:00Z">
        <w:r w:rsidDel="00C12165">
          <w:delText xml:space="preserve">hard </w:delText>
        </w:r>
      </w:del>
      <w:ins w:id="1267" w:author="." w:date="2011-07-06T11:05:00Z">
        <w:r w:rsidR="00C12165">
          <w:t xml:space="preserve">difficult </w:t>
        </w:r>
      </w:ins>
      <w:r>
        <w:t xml:space="preserve">to affirm this tendency as </w:t>
      </w:r>
      <w:del w:id="1268" w:author="." w:date="2011-07-06T11:05:00Z">
        <w:r w:rsidDel="00C12165">
          <w:delText xml:space="preserve">the </w:delText>
        </w:r>
      </w:del>
      <w:ins w:id="1269" w:author="." w:date="2011-07-06T11:05:00Z">
        <w:r w:rsidR="00C12165">
          <w:t xml:space="preserve">a </w:t>
        </w:r>
      </w:ins>
      <w:r>
        <w:t>general phenomenon because individual experiment</w:t>
      </w:r>
      <w:ins w:id="1270" w:author="." w:date="2011-07-06T11:05:00Z">
        <w:r w:rsidR="00C12165">
          <w:t>s</w:t>
        </w:r>
      </w:ins>
      <w:r>
        <w:t xml:space="preserve"> </w:t>
      </w:r>
      <w:del w:id="1271" w:author="." w:date="2011-07-06T11:05:00Z">
        <w:r w:rsidDel="00C12165">
          <w:delText>has been</w:delText>
        </w:r>
      </w:del>
      <w:ins w:id="1272" w:author="." w:date="2011-07-06T11:05:00Z">
        <w:r w:rsidR="00C12165">
          <w:t>were</w:t>
        </w:r>
      </w:ins>
      <w:r>
        <w:t xml:space="preserve"> performed at different time</w:t>
      </w:r>
      <w:ins w:id="1273" w:author="." w:date="2011-07-06T11:05:00Z">
        <w:r w:rsidR="00C12165">
          <w:t>s</w:t>
        </w:r>
      </w:ins>
      <w:r>
        <w:t>.</w:t>
      </w:r>
    </w:p>
    <w:p w:rsidR="00B00DC0" w:rsidRDefault="00B00DC0" w:rsidP="004C1D46">
      <w:pPr>
        <w:jc w:val="center"/>
      </w:pPr>
      <w:r>
        <w:rPr>
          <w:noProof/>
          <w:lang w:val="sv-SE" w:eastAsia="ko-KR"/>
        </w:rPr>
        <w:drawing>
          <wp:inline distT="0" distB="0" distL="0" distR="0">
            <wp:extent cx="4814448" cy="2997200"/>
            <wp:effectExtent l="25400" t="0" r="11552" b="0"/>
            <wp:docPr id="36" name="Picture 35" descr=":table4.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able4.tiff"/>
                    <pic:cNvPicPr>
                      <a:picLocks noChangeAspect="1" noChangeArrowheads="1"/>
                    </pic:cNvPicPr>
                  </pic:nvPicPr>
                  <pic:blipFill>
                    <a:blip r:embed="rId41" cstate="print"/>
                    <a:srcRect/>
                    <a:stretch>
                      <a:fillRect/>
                    </a:stretch>
                  </pic:blipFill>
                  <pic:spPr bwMode="auto">
                    <a:xfrm>
                      <a:off x="0" y="0"/>
                      <a:ext cx="4814724" cy="2997372"/>
                    </a:xfrm>
                    <a:prstGeom prst="rect">
                      <a:avLst/>
                    </a:prstGeom>
                    <a:noFill/>
                    <a:ln w="9525">
                      <a:noFill/>
                      <a:miter lim="800000"/>
                      <a:headEnd/>
                      <a:tailEnd/>
                    </a:ln>
                  </pic:spPr>
                </pic:pic>
              </a:graphicData>
            </a:graphic>
          </wp:inline>
        </w:drawing>
      </w:r>
    </w:p>
    <w:p w:rsidR="00B00DC0" w:rsidRDefault="00B00DC0" w:rsidP="00B00DC0"/>
    <w:p w:rsidR="00B00DC0" w:rsidRPr="002D4127" w:rsidRDefault="00B00DC0" w:rsidP="00B00DC0">
      <w:pPr>
        <w:rPr>
          <w:i/>
        </w:rPr>
      </w:pPr>
      <w:r>
        <w:rPr>
          <w:i/>
        </w:rPr>
        <w:t>5.3</w:t>
      </w:r>
      <w:r w:rsidRPr="002D4127">
        <w:rPr>
          <w:i/>
        </w:rPr>
        <w:t xml:space="preserve">. </w:t>
      </w:r>
      <w:r w:rsidRPr="00B00DC0">
        <w:rPr>
          <w:i/>
        </w:rPr>
        <w:t>Performance Gain through Load Balancing</w:t>
      </w:r>
    </w:p>
    <w:p w:rsidR="00B00DC0" w:rsidRDefault="00B00DC0" w:rsidP="00B00DC0">
      <w:r>
        <w:lastRenderedPageBreak/>
        <w:t>A BigJob framework in itself does n</w:t>
      </w:r>
      <w:r w:rsidR="00AD5F46">
        <w:t xml:space="preserve">ot provide any performance gain </w:t>
      </w:r>
      <w:r>
        <w:t xml:space="preserve">during the simulation: a load balancer (LB) in a BigJob framework provides </w:t>
      </w:r>
      <w:del w:id="1274" w:author="." w:date="2011-07-06T11:05:00Z">
        <w:r w:rsidDel="00C12165">
          <w:delText xml:space="preserve">the </w:delText>
        </w:r>
      </w:del>
      <w:r>
        <w:t>better parallel performance by redistributing processors to individual task</w:t>
      </w:r>
      <w:ins w:id="1275" w:author="." w:date="2011-07-06T11:06:00Z">
        <w:r w:rsidR="00C12165">
          <w:t>s</w:t>
        </w:r>
      </w:ins>
      <w:r>
        <w:t xml:space="preserve"> within </w:t>
      </w:r>
      <w:del w:id="1276" w:author="." w:date="2011-07-06T11:06:00Z">
        <w:r w:rsidDel="00C12165">
          <w:delText xml:space="preserve">a </w:delText>
        </w:r>
      </w:del>
      <w:ins w:id="1277" w:author="." w:date="2011-07-06T11:06:00Z">
        <w:r w:rsidR="00C12165">
          <w:t xml:space="preserve">the </w:t>
        </w:r>
      </w:ins>
      <w:r>
        <w:t xml:space="preserve">context of </w:t>
      </w:r>
      <w:ins w:id="1278" w:author="." w:date="2011-07-06T11:06:00Z">
        <w:r w:rsidR="00C12165">
          <w:t xml:space="preserve">the </w:t>
        </w:r>
      </w:ins>
      <w:r>
        <w:t>packaged job. LB measures the performance of individual task</w:t>
      </w:r>
      <w:ins w:id="1279" w:author="." w:date="2011-07-06T11:06:00Z">
        <w:r w:rsidR="00C12165">
          <w:t>s</w:t>
        </w:r>
      </w:ins>
      <w:r>
        <w:t xml:space="preserve"> during </w:t>
      </w:r>
      <w:del w:id="1280" w:author="." w:date="2011-07-06T11:06:00Z">
        <w:r w:rsidDel="00C12165">
          <w:delText xml:space="preserve">the </w:delText>
        </w:r>
      </w:del>
      <w:ins w:id="1281" w:author="." w:date="2011-07-06T11:06:00Z">
        <w:r w:rsidR="00C12165">
          <w:t xml:space="preserve">a </w:t>
        </w:r>
      </w:ins>
      <w:r>
        <w:t xml:space="preserve">temporary stop and evolves application codes with </w:t>
      </w:r>
      <w:ins w:id="1282" w:author="." w:date="2011-07-06T11:06:00Z">
        <w:r w:rsidR="008E4D43">
          <w:t xml:space="preserve">a </w:t>
        </w:r>
      </w:ins>
      <w:r>
        <w:t xml:space="preserve">changed number of processors. </w:t>
      </w:r>
      <w:del w:id="1283" w:author="." w:date="2011-07-06T11:06:00Z">
        <w:r w:rsidDel="008E4D43">
          <w:delText>So</w:delText>
        </w:r>
      </w:del>
      <w:ins w:id="1284" w:author="." w:date="2011-07-06T11:06:00Z">
        <w:r w:rsidR="008E4D43">
          <w:t>Thus</w:t>
        </w:r>
      </w:ins>
      <w:r>
        <w:t xml:space="preserve">, each </w:t>
      </w:r>
      <w:r w:rsidR="00290A51">
        <w:t>code is</w:t>
      </w:r>
      <w:r>
        <w:t xml:space="preserve"> scheduled to stop</w:t>
      </w:r>
      <w:ins w:id="1285" w:author="." w:date="2011-07-06T11:06:00Z">
        <w:r w:rsidR="008E4D43">
          <w:t xml:space="preserve"> </w:t>
        </w:r>
      </w:ins>
      <w:del w:id="1286" w:author="." w:date="2011-07-06T11:06:00Z">
        <w:r w:rsidDel="008E4D43">
          <w:delText>-</w:delText>
        </w:r>
      </w:del>
      <w:r>
        <w:t>and</w:t>
      </w:r>
      <w:ins w:id="1287" w:author="." w:date="2011-07-06T11:06:00Z">
        <w:r w:rsidR="008E4D43">
          <w:t xml:space="preserve"> </w:t>
        </w:r>
      </w:ins>
      <w:del w:id="1288" w:author="." w:date="2011-07-06T11:06:00Z">
        <w:r w:rsidDel="008E4D43">
          <w:delText>-</w:delText>
        </w:r>
      </w:del>
      <w:r>
        <w:t xml:space="preserve">restart several times for the complete </w:t>
      </w:r>
      <w:r w:rsidR="00290A51">
        <w:t>simulation</w:t>
      </w:r>
      <w:ins w:id="1289" w:author="." w:date="2011-07-06T11:06:00Z">
        <w:r w:rsidR="008E4D43">
          <w:t>,</w:t>
        </w:r>
      </w:ins>
      <w:del w:id="1290" w:author="." w:date="2011-07-06T11:06:00Z">
        <w:r w:rsidR="00290A51" w:rsidDel="008E4D43">
          <w:delText>.</w:delText>
        </w:r>
      </w:del>
      <w:r w:rsidR="00290A51">
        <w:t xml:space="preserve"> </w:t>
      </w:r>
      <w:del w:id="1291" w:author="." w:date="2011-07-06T11:06:00Z">
        <w:r w:rsidR="00290A51" w:rsidDel="008E4D43">
          <w:delText>It</w:delText>
        </w:r>
        <w:r w:rsidDel="008E4D43">
          <w:delText xml:space="preserve"> </w:delText>
        </w:r>
      </w:del>
      <w:r>
        <w:t>necessitat</w:t>
      </w:r>
      <w:del w:id="1292" w:author="." w:date="2011-07-06T11:06:00Z">
        <w:r w:rsidDel="008E4D43">
          <w:delText>es</w:delText>
        </w:r>
      </w:del>
      <w:ins w:id="1293" w:author="." w:date="2011-07-06T11:06:00Z">
        <w:r w:rsidR="008E4D43">
          <w:t>ing</w:t>
        </w:r>
      </w:ins>
      <w:r>
        <w:t xml:space="preserve"> the capability of </w:t>
      </w:r>
      <w:proofErr w:type="gramStart"/>
      <w:ins w:id="1294" w:author="." w:date="2011-07-06T11:07:00Z">
        <w:r w:rsidR="008E4D43">
          <w:t>a</w:t>
        </w:r>
        <w:proofErr w:type="gramEnd"/>
        <w:r w:rsidR="008E4D43">
          <w:t xml:space="preserve"> </w:t>
        </w:r>
      </w:ins>
      <w:del w:id="1295" w:author="." w:date="2011-07-06T11:07:00Z">
        <w:r w:rsidDel="008E4D43">
          <w:delText xml:space="preserve">the </w:delText>
        </w:r>
      </w:del>
      <w:r>
        <w:t>a</w:t>
      </w:r>
      <w:r w:rsidR="004C1D46">
        <w:t xml:space="preserve">pplication-level </w:t>
      </w:r>
      <w:del w:id="1296" w:author="." w:date="2011-07-06T11:30:00Z">
        <w:r w:rsidR="004C1D46" w:rsidDel="00DE0D31">
          <w:delText>checkpointing</w:delText>
        </w:r>
      </w:del>
      <w:ins w:id="1297" w:author="." w:date="2011-07-06T11:30:00Z">
        <w:r w:rsidR="00DE0D31">
          <w:t>check</w:t>
        </w:r>
      </w:ins>
      <w:r w:rsidR="00973DB1">
        <w:t>-</w:t>
      </w:r>
      <w:ins w:id="1298" w:author="." w:date="2011-07-06T11:30:00Z">
        <w:r w:rsidR="00DE0D31">
          <w:t>pointing</w:t>
        </w:r>
      </w:ins>
      <w:r w:rsidR="004C1D46">
        <w:t xml:space="preserve"> </w:t>
      </w:r>
      <w:r>
        <w:t>and generic domain partitioning routine in application codes (both of which are incorporated capacities in most legacy codes).</w:t>
      </w:r>
    </w:p>
    <w:p w:rsidR="00B00DC0" w:rsidRDefault="00B00DC0" w:rsidP="00B00DC0">
      <w:r>
        <w:t>The benefit of a LB in a BigJob framework is that it can be applied to any type</w:t>
      </w:r>
      <w:del w:id="1299" w:author="." w:date="2011-07-06T11:07:00Z">
        <w:r w:rsidDel="008E4D43">
          <w:delText>s</w:delText>
        </w:r>
      </w:del>
      <w:r>
        <w:t xml:space="preserve"> of</w:t>
      </w:r>
      <w:r w:rsidR="004C1D46">
        <w:t xml:space="preserve"> </w:t>
      </w:r>
      <w:r>
        <w:t xml:space="preserve">coupled applications. On the other hand, it is not highly </w:t>
      </w:r>
      <w:del w:id="1300" w:author="." w:date="2011-07-06T11:07:00Z">
        <w:r w:rsidDel="00981D7C">
          <w:delText xml:space="preserve">required </w:delText>
        </w:r>
      </w:del>
      <w:commentRangeStart w:id="1301"/>
      <w:ins w:id="1302" w:author="." w:date="2011-07-06T11:07:00Z">
        <w:r w:rsidR="00981D7C">
          <w:t>recommended</w:t>
        </w:r>
        <w:commentRangeEnd w:id="1301"/>
        <w:r w:rsidR="00981D7C">
          <w:rPr>
            <w:rStyle w:val="CommentReference"/>
          </w:rPr>
          <w:commentReference w:id="1301"/>
        </w:r>
        <w:r w:rsidR="00981D7C">
          <w:t xml:space="preserve"> </w:t>
        </w:r>
      </w:ins>
      <w:r>
        <w:t>for the current</w:t>
      </w:r>
      <w:r w:rsidR="004C1D46">
        <w:t xml:space="preserve"> </w:t>
      </w:r>
      <w:r>
        <w:t xml:space="preserve">application </w:t>
      </w:r>
      <w:del w:id="1303" w:author="." w:date="2011-07-06T11:07:00Z">
        <w:r w:rsidDel="008E4D43">
          <w:delText xml:space="preserve">in </w:delText>
        </w:r>
      </w:del>
      <w:ins w:id="1304" w:author="." w:date="2011-07-06T11:07:00Z">
        <w:r w:rsidR="008E4D43">
          <w:t xml:space="preserve">for </w:t>
        </w:r>
      </w:ins>
      <w:r>
        <w:t xml:space="preserve">two reasons: </w:t>
      </w:r>
      <w:del w:id="1305" w:author="." w:date="2011-07-06T11:07:00Z">
        <w:r w:rsidDel="00981D7C">
          <w:delText>(</w:delText>
        </w:r>
      </w:del>
      <w:r>
        <w:t>1) in a hybrid CFD-MD simulation, MD usually requires</w:t>
      </w:r>
      <w:r w:rsidR="004C1D46">
        <w:t xml:space="preserve"> </w:t>
      </w:r>
      <w:r>
        <w:t xml:space="preserve">far more computing power </w:t>
      </w:r>
      <w:del w:id="1306" w:author="." w:date="2011-07-06T11:08:00Z">
        <w:r w:rsidDel="00981D7C">
          <w:delText xml:space="preserve">that </w:delText>
        </w:r>
      </w:del>
      <w:ins w:id="1307" w:author="." w:date="2011-07-06T11:08:00Z">
        <w:r w:rsidR="00981D7C">
          <w:t xml:space="preserve">than </w:t>
        </w:r>
      </w:ins>
      <w:r>
        <w:t xml:space="preserve">most resources </w:t>
      </w:r>
      <w:ins w:id="1308" w:author="." w:date="2011-07-06T11:08:00Z">
        <w:r w:rsidR="00981D7C">
          <w:t xml:space="preserve">that </w:t>
        </w:r>
      </w:ins>
      <w:r>
        <w:t>are dedicated to</w:t>
      </w:r>
      <w:r w:rsidR="004C1D46">
        <w:t xml:space="preserve"> </w:t>
      </w:r>
      <w:r>
        <w:t xml:space="preserve">molecular dynamic simulation; </w:t>
      </w:r>
      <w:del w:id="1309" w:author="." w:date="2011-07-06T11:08:00Z">
        <w:r w:rsidDel="00981D7C">
          <w:delText>(</w:delText>
        </w:r>
      </w:del>
      <w:r>
        <w:t>2) computational cost for the current application</w:t>
      </w:r>
      <w:r w:rsidR="004C1D46">
        <w:t xml:space="preserve"> in Sec. 4.1</w:t>
      </w:r>
      <w:r>
        <w:t xml:space="preserve"> is so small that it is not necessary</w:t>
      </w:r>
      <w:r w:rsidR="004C1D46">
        <w:t xml:space="preserve"> </w:t>
      </w:r>
      <w:r>
        <w:t xml:space="preserve">to </w:t>
      </w:r>
      <w:commentRangeStart w:id="1310"/>
      <w:del w:id="1311" w:author="." w:date="2011-07-06T11:08:00Z">
        <w:r w:rsidDel="00981D7C">
          <w:delText>endeavour</w:delText>
        </w:r>
      </w:del>
      <w:commentRangeEnd w:id="1310"/>
      <w:r w:rsidR="00981D7C">
        <w:rPr>
          <w:rStyle w:val="CommentReference"/>
        </w:rPr>
        <w:commentReference w:id="1310"/>
      </w:r>
      <w:del w:id="1312" w:author="." w:date="2011-07-06T11:08:00Z">
        <w:r w:rsidDel="00981D7C">
          <w:delText xml:space="preserve"> to </w:delText>
        </w:r>
      </w:del>
      <w:r>
        <w:t>apply the load-balancing capability.</w:t>
      </w:r>
      <w:r w:rsidR="004C1D46">
        <w:t xml:space="preserve"> </w:t>
      </w:r>
      <w:del w:id="1313" w:author="." w:date="2011-07-06T11:08:00Z">
        <w:r w:rsidDel="00981D7C">
          <w:delText xml:space="preserve">This </w:delText>
        </w:r>
      </w:del>
      <w:ins w:id="1314" w:author="." w:date="2011-07-06T11:08:00Z">
        <w:r w:rsidR="00981D7C">
          <w:t xml:space="preserve">These reasons </w:t>
        </w:r>
      </w:ins>
      <w:r>
        <w:t>le</w:t>
      </w:r>
      <w:del w:id="1315" w:author="." w:date="2011-07-06T11:08:00Z">
        <w:r w:rsidDel="00981D7C">
          <w:delText>a</w:delText>
        </w:r>
      </w:del>
      <w:r>
        <w:t>d</w:t>
      </w:r>
      <w:del w:id="1316" w:author="." w:date="2011-07-06T11:08:00Z">
        <w:r w:rsidDel="00981D7C">
          <w:delText>s</w:delText>
        </w:r>
      </w:del>
      <w:r>
        <w:t xml:space="preserve"> us to increase the computational cost of each simulation</w:t>
      </w:r>
      <w:del w:id="1317" w:author="." w:date="2011-07-06T11:08:00Z">
        <w:r w:rsidDel="00C028B7">
          <w:delText>,</w:delText>
        </w:r>
      </w:del>
      <w:r>
        <w:t xml:space="preserve"> </w:t>
      </w:r>
      <w:del w:id="1318" w:author="." w:date="2011-07-06T11:30:00Z">
        <w:r w:rsidDel="00DE0D31">
          <w:delText>for the purpose of</w:delText>
        </w:r>
      </w:del>
      <w:ins w:id="1319" w:author="." w:date="2011-07-06T11:30:00Z">
        <w:r w:rsidR="00DE0D31">
          <w:t>for</w:t>
        </w:r>
      </w:ins>
      <w:r>
        <w:t xml:space="preserve"> evaluating the LB in a BigJob framework. In this experiment, </w:t>
      </w:r>
      <w:ins w:id="1320" w:author="." w:date="2011-07-06T11:08:00Z">
        <w:r w:rsidR="00C028B7">
          <w:t xml:space="preserve">the </w:t>
        </w:r>
      </w:ins>
      <w:r>
        <w:t xml:space="preserve">CFD domain size is increased by 500 times and </w:t>
      </w:r>
      <w:ins w:id="1321" w:author="." w:date="2011-07-06T11:08:00Z">
        <w:r w:rsidR="00C028B7">
          <w:t xml:space="preserve">the </w:t>
        </w:r>
      </w:ins>
      <w:r>
        <w:t>MD domain is increased by 20 times.</w:t>
      </w:r>
      <w:r w:rsidR="004C1D46">
        <w:t xml:space="preserve"> </w:t>
      </w:r>
      <w:ins w:id="1322" w:author="." w:date="2011-07-06T11:09:00Z">
        <w:r w:rsidR="00C028B7">
          <w:t xml:space="preserve">Both </w:t>
        </w:r>
      </w:ins>
      <w:r>
        <w:t>CFD and MD codes are scheduled to have 10 simulation loops:</w:t>
      </w:r>
      <w:r w:rsidR="004C1D46">
        <w:t xml:space="preserve"> </w:t>
      </w:r>
      <w:commentRangeStart w:id="1323"/>
      <w:del w:id="1324" w:author="." w:date="2011-07-06T11:09:00Z">
        <w:r w:rsidDel="00C028B7">
          <w:delText>initially</w:delText>
        </w:r>
      </w:del>
      <w:commentRangeEnd w:id="1323"/>
      <w:r w:rsidR="00C028B7">
        <w:rPr>
          <w:rStyle w:val="CommentReference"/>
        </w:rPr>
        <w:commentReference w:id="1323"/>
      </w:r>
      <w:del w:id="1325" w:author="." w:date="2011-07-06T11:09:00Z">
        <w:r w:rsidDel="00C028B7">
          <w:delText xml:space="preserve"> </w:delText>
        </w:r>
      </w:del>
      <w:r>
        <w:t xml:space="preserve">start with </w:t>
      </w:r>
      <w:r w:rsidR="00290A51">
        <w:t>the</w:t>
      </w:r>
      <w:r>
        <w:t xml:space="preserve"> same number of processors and</w:t>
      </w:r>
      <w:r w:rsidR="004C1D46">
        <w:t xml:space="preserve"> </w:t>
      </w:r>
      <w:r>
        <w:t>experience nine stop-and-restarts with changed resource allocation</w:t>
      </w:r>
      <w:r w:rsidR="004C1D46">
        <w:t xml:space="preserve"> </w:t>
      </w:r>
      <w:r>
        <w:t xml:space="preserve">according to the result of </w:t>
      </w:r>
      <w:ins w:id="1326" w:author="." w:date="2011-07-06T11:09:00Z">
        <w:r w:rsidR="00C028B7">
          <w:t>the</w:t>
        </w:r>
      </w:ins>
      <w:del w:id="1327" w:author="." w:date="2011-07-06T11:09:00Z">
        <w:r w:rsidDel="00C028B7">
          <w:delText>a</w:delText>
        </w:r>
      </w:del>
      <w:r>
        <w:t xml:space="preserve"> LB.</w:t>
      </w:r>
    </w:p>
    <w:p w:rsidR="00B00DC0" w:rsidRDefault="004C1D46" w:rsidP="004C1D46">
      <w:pPr>
        <w:jc w:val="center"/>
      </w:pPr>
      <w:r>
        <w:rPr>
          <w:noProof/>
          <w:lang w:val="sv-SE" w:eastAsia="ko-KR"/>
        </w:rPr>
        <w:drawing>
          <wp:inline distT="0" distB="0" distL="0" distR="0">
            <wp:extent cx="4546600" cy="2014397"/>
            <wp:effectExtent l="25400" t="0" r="0" b="0"/>
            <wp:docPr id="37" name="Picture 36" descr=":table5.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able5.tiff"/>
                    <pic:cNvPicPr>
                      <a:picLocks noChangeAspect="1" noChangeArrowheads="1"/>
                    </pic:cNvPicPr>
                  </pic:nvPicPr>
                  <pic:blipFill>
                    <a:blip r:embed="rId42" cstate="print"/>
                    <a:srcRect/>
                    <a:stretch>
                      <a:fillRect/>
                    </a:stretch>
                  </pic:blipFill>
                  <pic:spPr bwMode="auto">
                    <a:xfrm>
                      <a:off x="0" y="0"/>
                      <a:ext cx="4546442" cy="2014327"/>
                    </a:xfrm>
                    <a:prstGeom prst="rect">
                      <a:avLst/>
                    </a:prstGeom>
                    <a:noFill/>
                    <a:ln w="9525">
                      <a:noFill/>
                      <a:miter lim="800000"/>
                      <a:headEnd/>
                      <a:tailEnd/>
                    </a:ln>
                  </pic:spPr>
                </pic:pic>
              </a:graphicData>
            </a:graphic>
          </wp:inline>
        </w:drawing>
      </w:r>
    </w:p>
    <w:p w:rsidR="004C1D46" w:rsidRDefault="00C028B7" w:rsidP="00B00DC0">
      <w:ins w:id="1328" w:author="." w:date="2011-07-06T11:09:00Z">
        <w:r>
          <w:t xml:space="preserve">The </w:t>
        </w:r>
      </w:ins>
      <w:del w:id="1329" w:author="." w:date="2011-07-06T11:09:00Z">
        <w:r w:rsidR="00B00DC0" w:rsidDel="00C028B7">
          <w:delText xml:space="preserve">Runtimes </w:delText>
        </w:r>
      </w:del>
      <w:ins w:id="1330" w:author="." w:date="2011-07-06T11:09:00Z">
        <w:r>
          <w:t xml:space="preserve">runtimes </w:t>
        </w:r>
      </w:ins>
      <w:r w:rsidR="00B00DC0">
        <w:t xml:space="preserve">of the coupled simulation with a single BigJob </w:t>
      </w:r>
      <w:del w:id="1331" w:author="." w:date="2011-07-06T11:09:00Z">
        <w:r w:rsidR="00B00DC0" w:rsidDel="00770C58">
          <w:delText>is given</w:delText>
        </w:r>
      </w:del>
      <w:ins w:id="1332" w:author="." w:date="2011-07-06T11:09:00Z">
        <w:r w:rsidR="00770C58">
          <w:t>are shown</w:t>
        </w:r>
      </w:ins>
      <w:r w:rsidR="00B00DC0">
        <w:t xml:space="preserve"> </w:t>
      </w:r>
      <w:del w:id="1333" w:author="." w:date="2011-07-06T11:09:00Z">
        <w:r w:rsidR="00B00DC0" w:rsidDel="00770C58">
          <w:delText xml:space="preserve">on </w:delText>
        </w:r>
      </w:del>
      <w:ins w:id="1334" w:author="." w:date="2011-07-06T11:09:00Z">
        <w:r w:rsidR="00770C58">
          <w:t xml:space="preserve">in </w:t>
        </w:r>
      </w:ins>
      <w:r w:rsidR="00B00DC0">
        <w:t>Table</w:t>
      </w:r>
      <w:r w:rsidR="004C1D46">
        <w:t xml:space="preserve"> 5.</w:t>
      </w:r>
      <w:r w:rsidR="00B00DC0">
        <w:t xml:space="preserve"> In all scenarios, the same </w:t>
      </w:r>
      <w:r w:rsidR="00290A51">
        <w:t xml:space="preserve">numbers of processors </w:t>
      </w:r>
      <w:del w:id="1335" w:author="." w:date="2011-07-06T11:10:00Z">
        <w:r w:rsidR="00290A51" w:rsidDel="00770C58">
          <w:delText>are</w:delText>
        </w:r>
        <w:r w:rsidR="00B00DC0" w:rsidDel="00770C58">
          <w:delText xml:space="preserve"> </w:delText>
        </w:r>
      </w:del>
      <w:ins w:id="1336" w:author="." w:date="2011-07-06T11:10:00Z">
        <w:r w:rsidR="00770C58">
          <w:t xml:space="preserve">were </w:t>
        </w:r>
      </w:ins>
      <w:r w:rsidR="00290A51">
        <w:t>initially</w:t>
      </w:r>
      <w:r w:rsidR="00B00DC0">
        <w:t xml:space="preserve"> assigned to CFD and MD simulations. Processors distri</w:t>
      </w:r>
      <w:r w:rsidR="004C1D46">
        <w:t>bution in S1</w:t>
      </w:r>
      <w:r w:rsidR="004C1D46" w:rsidRPr="004C1D46">
        <w:rPr>
          <w:vertAlign w:val="subscript"/>
        </w:rPr>
        <w:t>LB</w:t>
      </w:r>
      <w:r w:rsidR="004C1D46">
        <w:t xml:space="preserve"> </w:t>
      </w:r>
      <w:del w:id="1337" w:author="." w:date="2011-07-06T11:10:00Z">
        <w:r w:rsidR="00B00DC0" w:rsidDel="00770C58">
          <w:delText>is changing</w:delText>
        </w:r>
      </w:del>
      <w:ins w:id="1338" w:author="." w:date="2011-07-06T11:10:00Z">
        <w:r w:rsidR="00770C58">
          <w:t>changed</w:t>
        </w:r>
      </w:ins>
      <w:r w:rsidR="00B00DC0">
        <w:t xml:space="preserve"> during the simulation according to the result of </w:t>
      </w:r>
      <w:del w:id="1339" w:author="." w:date="2011-07-06T11:10:00Z">
        <w:r w:rsidR="00B00DC0" w:rsidDel="00770C58">
          <w:delText xml:space="preserve">a </w:delText>
        </w:r>
      </w:del>
      <w:ins w:id="1340" w:author="." w:date="2011-07-06T11:10:00Z">
        <w:r w:rsidR="00770C58">
          <w:t xml:space="preserve">the </w:t>
        </w:r>
      </w:ins>
      <w:r w:rsidR="00B00DC0">
        <w:t xml:space="preserve">LB function. </w:t>
      </w:r>
      <w:del w:id="1341" w:author="." w:date="2011-07-06T11:10:00Z">
        <w:r w:rsidR="004C1D46" w:rsidDel="00770C58">
          <w:delText xml:space="preserve"> </w:delText>
        </w:r>
      </w:del>
      <w:r w:rsidR="00B00DC0">
        <w:t>For both simulations, the time difference</w:t>
      </w:r>
      <w:r w:rsidR="004C1D46">
        <w:t xml:space="preserve"> between S0 and S1 </w:t>
      </w:r>
      <w:del w:id="1342" w:author="." w:date="2011-07-06T11:10:00Z">
        <w:r w:rsidR="004C1D46" w:rsidDel="00770C58">
          <w:delText xml:space="preserve">are </w:delText>
        </w:r>
      </w:del>
      <w:ins w:id="1343" w:author="." w:date="2011-07-06T11:10:00Z">
        <w:r w:rsidR="00770C58">
          <w:t xml:space="preserve">is </w:t>
        </w:r>
      </w:ins>
      <w:r w:rsidR="004C1D46">
        <w:t>within 1</w:t>
      </w:r>
      <w:r w:rsidR="00B00DC0">
        <w:t>%</w:t>
      </w:r>
      <w:ins w:id="1344" w:author="." w:date="2011-07-06T11:10:00Z">
        <w:r w:rsidR="00770C58">
          <w:t>, which</w:t>
        </w:r>
      </w:ins>
      <w:del w:id="1345" w:author="." w:date="2011-07-06T11:10:00Z">
        <w:r w:rsidR="00B00DC0" w:rsidDel="00770C58">
          <w:delText>.</w:delText>
        </w:r>
      </w:del>
      <w:r w:rsidR="004C1D46">
        <w:t xml:space="preserve"> </w:t>
      </w:r>
      <w:del w:id="1346" w:author="." w:date="2011-07-06T11:10:00Z">
        <w:r w:rsidR="00B00DC0" w:rsidDel="00770C58">
          <w:delText xml:space="preserve">This </w:delText>
        </w:r>
      </w:del>
      <w:r w:rsidR="00B00DC0">
        <w:t xml:space="preserve">explains </w:t>
      </w:r>
      <w:del w:id="1347" w:author="." w:date="2011-07-06T11:10:00Z">
        <w:r w:rsidR="00B00DC0" w:rsidDel="00E91D6A">
          <w:delText xml:space="preserve">that </w:delText>
        </w:r>
      </w:del>
      <w:ins w:id="1348" w:author="." w:date="2011-07-06T11:10:00Z">
        <w:r w:rsidR="00E91D6A">
          <w:t xml:space="preserve">why </w:t>
        </w:r>
      </w:ins>
      <w:r w:rsidR="00B00DC0">
        <w:t xml:space="preserve">the possible overhead of a BigJob due to </w:t>
      </w:r>
      <w:del w:id="1349" w:author="." w:date="2011-07-06T11:10:00Z">
        <w:r w:rsidR="00B00DC0" w:rsidDel="00E91D6A">
          <w:delText xml:space="preserve">the </w:delText>
        </w:r>
      </w:del>
      <w:r w:rsidR="00B00DC0">
        <w:t xml:space="preserve">communication with the advert server (for </w:t>
      </w:r>
      <w:r w:rsidR="00290A51">
        <w:t>monitoring</w:t>
      </w:r>
      <w:r w:rsidR="00B00DC0">
        <w:t xml:space="preserve"> the status of sub</w:t>
      </w:r>
      <w:r w:rsidR="00290A51">
        <w:rPr>
          <w:rFonts w:hint="eastAsia"/>
          <w:lang w:eastAsia="ko-KR"/>
        </w:rPr>
        <w:t>-</w:t>
      </w:r>
      <w:r w:rsidR="00B00DC0">
        <w:t xml:space="preserve">jobs) </w:t>
      </w:r>
      <w:del w:id="1350" w:author="." w:date="2011-07-06T11:11:00Z">
        <w:r w:rsidR="00B00DC0" w:rsidDel="00E91D6A">
          <w:delText xml:space="preserve">are </w:delText>
        </w:r>
      </w:del>
      <w:ins w:id="1351" w:author="." w:date="2011-07-06T11:11:00Z">
        <w:r w:rsidR="00E91D6A">
          <w:t xml:space="preserve">is </w:t>
        </w:r>
      </w:ins>
      <w:r w:rsidR="00B00DC0">
        <w:t>negligible.</w:t>
      </w:r>
      <w:r w:rsidR="004C1D46">
        <w:t xml:space="preserve"> </w:t>
      </w:r>
      <w:r w:rsidR="00B00DC0">
        <w:t>In cases of load-balanced BigJob simulations, there is a significant reduction in the runtime</w:t>
      </w:r>
      <w:ins w:id="1352" w:author="." w:date="2011-07-06T11:12:00Z">
        <w:r w:rsidR="00830E9E">
          <w:rPr>
            <w:rFonts w:cs="Times New Roman"/>
          </w:rPr>
          <w:t xml:space="preserve"> (</w:t>
        </w:r>
      </w:ins>
      <w:del w:id="1353" w:author="." w:date="2011-07-06T11:11:00Z">
        <w:r w:rsidR="00B00DC0" w:rsidDel="00E91D6A">
          <w:delText xml:space="preserve"> </w:delText>
        </w:r>
      </w:del>
      <w:ins w:id="1354" w:author="." w:date="2011-07-06T11:11:00Z">
        <w:r w:rsidR="00E91D6A">
          <w:t>23.1%</w:t>
        </w:r>
      </w:ins>
      <w:ins w:id="1355" w:author="." w:date="2011-07-06T11:12:00Z">
        <w:r w:rsidR="00830E9E">
          <w:t>)</w:t>
        </w:r>
        <w:r w:rsidR="00830E9E">
          <w:rPr>
            <w:rFonts w:cs="Times New Roman"/>
          </w:rPr>
          <w:t xml:space="preserve"> </w:t>
        </w:r>
      </w:ins>
      <w:r w:rsidR="00B00DC0">
        <w:t xml:space="preserve">compared </w:t>
      </w:r>
      <w:del w:id="1356" w:author="." w:date="2011-07-06T11:11:00Z">
        <w:r w:rsidR="00B00DC0" w:rsidDel="00E91D6A">
          <w:delText xml:space="preserve">to </w:delText>
        </w:r>
      </w:del>
      <w:ins w:id="1357" w:author="." w:date="2011-07-06T11:11:00Z">
        <w:r w:rsidR="00E91D6A">
          <w:t xml:space="preserve">with </w:t>
        </w:r>
      </w:ins>
      <w:r w:rsidR="00B00DC0">
        <w:t xml:space="preserve">the default BigJob application when </w:t>
      </w:r>
      <w:r w:rsidR="004C1D46">
        <w:t>256 processors are used</w:t>
      </w:r>
      <w:ins w:id="1358" w:author="." w:date="2011-07-06T11:12:00Z">
        <w:r w:rsidR="00830E9E">
          <w:t>.</w:t>
        </w:r>
      </w:ins>
      <w:r w:rsidR="004C1D46">
        <w:t xml:space="preserve"> </w:t>
      </w:r>
      <w:del w:id="1359" w:author="." w:date="2011-07-06T11:11:00Z">
        <w:r w:rsidR="004C1D46" w:rsidDel="00E91D6A">
          <w:delText>-- 23.1</w:delText>
        </w:r>
        <w:r w:rsidR="00B00DC0" w:rsidDel="00E91D6A">
          <w:delText xml:space="preserve">%. </w:delText>
        </w:r>
      </w:del>
      <w:r w:rsidR="00B00DC0">
        <w:t xml:space="preserve">For </w:t>
      </w:r>
      <w:ins w:id="1360" w:author="." w:date="2011-07-06T11:12:00Z">
        <w:r w:rsidR="00830E9E">
          <w:t xml:space="preserve">a </w:t>
        </w:r>
      </w:ins>
      <w:r w:rsidR="00B00DC0">
        <w:t>larger problem set, the performance gain through the application of</w:t>
      </w:r>
      <w:r w:rsidR="004C1D46">
        <w:t xml:space="preserve"> a LB is relatively small (7.0</w:t>
      </w:r>
      <w:r w:rsidR="00B00DC0">
        <w:t xml:space="preserve">%), </w:t>
      </w:r>
      <w:del w:id="1361" w:author="." w:date="2011-07-06T11:12:00Z">
        <w:r w:rsidR="00B00DC0" w:rsidDel="00830E9E">
          <w:delText xml:space="preserve">whose </w:delText>
        </w:r>
      </w:del>
      <w:ins w:id="1362" w:author="." w:date="2011-07-06T11:12:00Z">
        <w:r w:rsidR="00830E9E">
          <w:t xml:space="preserve">the </w:t>
        </w:r>
      </w:ins>
      <w:r w:rsidR="00B00DC0">
        <w:t xml:space="preserve">reason </w:t>
      </w:r>
      <w:ins w:id="1363" w:author="." w:date="2011-07-06T11:12:00Z">
        <w:r w:rsidR="00830E9E">
          <w:t xml:space="preserve">for which </w:t>
        </w:r>
      </w:ins>
      <w:r w:rsidR="00B00DC0">
        <w:t>is discussed below.</w:t>
      </w:r>
    </w:p>
    <w:p w:rsidR="004C1D46" w:rsidRDefault="004C1D46" w:rsidP="004C1D46">
      <w:pPr>
        <w:jc w:val="center"/>
      </w:pPr>
      <w:r>
        <w:rPr>
          <w:noProof/>
          <w:lang w:val="sv-SE" w:eastAsia="ko-KR"/>
        </w:rPr>
        <w:lastRenderedPageBreak/>
        <w:drawing>
          <wp:inline distT="0" distB="0" distL="0" distR="0">
            <wp:extent cx="4678471" cy="2743200"/>
            <wp:effectExtent l="25400" t="0" r="0" b="0"/>
            <wp:docPr id="38" name="Picture 37" descr=":fig15.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ig15.tiff"/>
                    <pic:cNvPicPr>
                      <a:picLocks noChangeAspect="1" noChangeArrowheads="1"/>
                    </pic:cNvPicPr>
                  </pic:nvPicPr>
                  <pic:blipFill>
                    <a:blip r:embed="rId43" cstate="print"/>
                    <a:srcRect/>
                    <a:stretch>
                      <a:fillRect/>
                    </a:stretch>
                  </pic:blipFill>
                  <pic:spPr bwMode="auto">
                    <a:xfrm>
                      <a:off x="0" y="0"/>
                      <a:ext cx="4678471" cy="2743200"/>
                    </a:xfrm>
                    <a:prstGeom prst="rect">
                      <a:avLst/>
                    </a:prstGeom>
                    <a:noFill/>
                    <a:ln w="9525">
                      <a:noFill/>
                      <a:miter lim="800000"/>
                      <a:headEnd/>
                      <a:tailEnd/>
                    </a:ln>
                  </pic:spPr>
                </pic:pic>
              </a:graphicData>
            </a:graphic>
          </wp:inline>
        </w:drawing>
      </w:r>
    </w:p>
    <w:p w:rsidR="004C1D46" w:rsidRDefault="004C1D46" w:rsidP="004C1D46">
      <w:pPr>
        <w:jc w:val="center"/>
      </w:pPr>
      <w:r>
        <w:rPr>
          <w:noProof/>
          <w:lang w:val="sv-SE" w:eastAsia="ko-KR"/>
        </w:rPr>
        <w:drawing>
          <wp:inline distT="0" distB="0" distL="0" distR="0">
            <wp:extent cx="4957517" cy="2743200"/>
            <wp:effectExtent l="25400" t="0" r="0" b="0"/>
            <wp:docPr id="39" name="Picture 38" descr=":fig16.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ig16.tiff"/>
                    <pic:cNvPicPr>
                      <a:picLocks noChangeAspect="1" noChangeArrowheads="1"/>
                    </pic:cNvPicPr>
                  </pic:nvPicPr>
                  <pic:blipFill>
                    <a:blip r:embed="rId44" cstate="print"/>
                    <a:srcRect/>
                    <a:stretch>
                      <a:fillRect/>
                    </a:stretch>
                  </pic:blipFill>
                  <pic:spPr bwMode="auto">
                    <a:xfrm>
                      <a:off x="0" y="0"/>
                      <a:ext cx="4957517" cy="2743200"/>
                    </a:xfrm>
                    <a:prstGeom prst="rect">
                      <a:avLst/>
                    </a:prstGeom>
                    <a:noFill/>
                    <a:ln w="9525">
                      <a:noFill/>
                      <a:miter lim="800000"/>
                      <a:headEnd/>
                      <a:tailEnd/>
                    </a:ln>
                  </pic:spPr>
                </pic:pic>
              </a:graphicData>
            </a:graphic>
          </wp:inline>
        </w:drawing>
      </w:r>
    </w:p>
    <w:p w:rsidR="004C1D46" w:rsidRDefault="004C1D46" w:rsidP="004C1D46">
      <w:r>
        <w:t xml:space="preserve">The validity of a LB can be discussed </w:t>
      </w:r>
      <w:del w:id="1364" w:author="." w:date="2011-07-06T11:12:00Z">
        <w:r w:rsidDel="00830E9E">
          <w:delText xml:space="preserve">by </w:delText>
        </w:r>
      </w:del>
      <w:ins w:id="1365" w:author="." w:date="2011-07-06T11:12:00Z">
        <w:r w:rsidR="00830E9E">
          <w:t xml:space="preserve">in terms of </w:t>
        </w:r>
      </w:ins>
      <w:r>
        <w:t xml:space="preserve">the change of processor distribution between sub-jobs throughout the simulation. For the result of </w:t>
      </w:r>
      <w:del w:id="1366" w:author="." w:date="2011-07-06T11:13:00Z">
        <w:r w:rsidDel="00843916">
          <w:delText xml:space="preserve">a </w:delText>
        </w:r>
      </w:del>
      <w:ins w:id="1367" w:author="." w:date="2011-07-06T11:13:00Z">
        <w:r w:rsidR="00843916">
          <w:t xml:space="preserve">the </w:t>
        </w:r>
      </w:ins>
      <w:r>
        <w:t xml:space="preserve">256 </w:t>
      </w:r>
      <w:r w:rsidR="00290A51">
        <w:t>cores</w:t>
      </w:r>
      <w:r>
        <w:t xml:space="preserve"> (=16 nodes) simulation in Fig. 15, both CFD and MD subtasks </w:t>
      </w:r>
      <w:del w:id="1368" w:author="." w:date="2011-07-06T11:13:00Z">
        <w:r w:rsidDel="00843916">
          <w:delText xml:space="preserve">are </w:delText>
        </w:r>
      </w:del>
      <w:ins w:id="1369" w:author="." w:date="2011-07-06T11:13:00Z">
        <w:r w:rsidR="00843916">
          <w:t xml:space="preserve">were </w:t>
        </w:r>
      </w:ins>
      <w:r>
        <w:t xml:space="preserve">assigned with 8 nodes initially. From the next simulation loops, the processor distribution </w:t>
      </w:r>
      <w:del w:id="1370" w:author="." w:date="2011-07-06T11:13:00Z">
        <w:r w:rsidDel="00843916">
          <w:delText xml:space="preserve">converges </w:delText>
        </w:r>
      </w:del>
      <w:ins w:id="1371" w:author="." w:date="2011-07-06T11:13:00Z">
        <w:r w:rsidR="00843916">
          <w:t xml:space="preserve">converged </w:t>
        </w:r>
      </w:ins>
      <w:r>
        <w:t>to 3 to 13 nodes between CFD and MD</w:t>
      </w:r>
      <w:ins w:id="1372" w:author="." w:date="2011-07-06T11:13:00Z">
        <w:r w:rsidR="00843916">
          <w:t>,</w:t>
        </w:r>
      </w:ins>
      <w:r>
        <w:t xml:space="preserve"> respectively</w:t>
      </w:r>
      <w:ins w:id="1373" w:author="." w:date="2011-07-06T11:13:00Z">
        <w:r w:rsidR="00843916">
          <w:t>.</w:t>
        </w:r>
      </w:ins>
      <w:r>
        <w:t xml:space="preserve"> </w:t>
      </w:r>
      <w:del w:id="1374" w:author="." w:date="2011-07-06T11:13:00Z">
        <w:r w:rsidDel="00843916">
          <w:delText>and this</w:delText>
        </w:r>
      </w:del>
      <w:ins w:id="1375" w:author="." w:date="2011-07-06T11:13:00Z">
        <w:r w:rsidR="00843916">
          <w:t>This</w:t>
        </w:r>
      </w:ins>
      <w:r>
        <w:t xml:space="preserve"> ratio </w:t>
      </w:r>
      <w:del w:id="1376" w:author="." w:date="2011-07-06T11:13:00Z">
        <w:r w:rsidDel="00843916">
          <w:delText xml:space="preserve">is </w:delText>
        </w:r>
      </w:del>
      <w:ins w:id="1377" w:author="." w:date="2011-07-06T11:13:00Z">
        <w:r w:rsidR="00843916">
          <w:t xml:space="preserve">was </w:t>
        </w:r>
      </w:ins>
      <w:r>
        <w:t>maintained throughout the simulation. CFD and MD computation times change</w:t>
      </w:r>
      <w:ins w:id="1378" w:author="." w:date="2011-07-06T11:13:00Z">
        <w:r w:rsidR="00843916">
          <w:t>d</w:t>
        </w:r>
      </w:ins>
      <w:r>
        <w:t xml:space="preserve"> from 260 </w:t>
      </w:r>
      <w:del w:id="1379" w:author="." w:date="2011-07-06T11:13:00Z">
        <w:r w:rsidDel="00843916">
          <w:delText xml:space="preserve">-- </w:delText>
        </w:r>
      </w:del>
      <w:ins w:id="1380" w:author="." w:date="2011-07-06T11:13:00Z">
        <w:r w:rsidR="00843916">
          <w:t xml:space="preserve">to </w:t>
        </w:r>
      </w:ins>
      <w:r>
        <w:t xml:space="preserve">1235 seconds at </w:t>
      </w:r>
      <w:ins w:id="1381" w:author="." w:date="2011-07-06T11:13:00Z">
        <w:r w:rsidR="00843916">
          <w:t xml:space="preserve">the </w:t>
        </w:r>
      </w:ins>
      <w:r>
        <w:t xml:space="preserve">initial loop to 705 </w:t>
      </w:r>
      <w:del w:id="1382" w:author="." w:date="2011-07-06T11:13:00Z">
        <w:r w:rsidDel="00843916">
          <w:delText xml:space="preserve">-- </w:delText>
        </w:r>
      </w:del>
      <w:ins w:id="1383" w:author="." w:date="2011-07-06T11:13:00Z">
        <w:r w:rsidR="00843916">
          <w:t xml:space="preserve">to </w:t>
        </w:r>
      </w:ins>
      <w:r>
        <w:t xml:space="preserve">850 seconds after </w:t>
      </w:r>
      <w:del w:id="1384" w:author="." w:date="2011-07-06T11:30:00Z">
        <w:r w:rsidDel="00DE0D31">
          <w:delText>load-balancing</w:delText>
        </w:r>
      </w:del>
      <w:ins w:id="1385" w:author="." w:date="2011-07-06T11:30:00Z">
        <w:r w:rsidR="00DE0D31">
          <w:t>load balancing</w:t>
        </w:r>
      </w:ins>
      <w:r>
        <w:t xml:space="preserve">. Simulation runtimes </w:t>
      </w:r>
      <w:del w:id="1386" w:author="." w:date="2011-07-06T11:14:00Z">
        <w:r w:rsidDel="00843916">
          <w:delText xml:space="preserve">are </w:delText>
        </w:r>
      </w:del>
      <w:ins w:id="1387" w:author="." w:date="2011-07-06T11:14:00Z">
        <w:r w:rsidR="00843916">
          <w:t xml:space="preserve">were </w:t>
        </w:r>
      </w:ins>
      <w:r>
        <w:t xml:space="preserve">measured to be about 35 seconds longer than the slower simulation (MD simulation) per each simulation loop, which </w:t>
      </w:r>
      <w:del w:id="1388" w:author="." w:date="2011-07-06T11:14:00Z">
        <w:r w:rsidDel="00B526AF">
          <w:delText xml:space="preserve">are </w:delText>
        </w:r>
      </w:del>
      <w:ins w:id="1389" w:author="." w:date="2011-07-06T11:14:00Z">
        <w:r w:rsidR="00B526AF">
          <w:t xml:space="preserve">is </w:t>
        </w:r>
      </w:ins>
      <w:r>
        <w:t xml:space="preserve">the overhead by the </w:t>
      </w:r>
      <w:proofErr w:type="gramStart"/>
      <w:r>
        <w:t>initialization</w:t>
      </w:r>
      <w:ins w:id="1390" w:author="." w:date="2011-07-06T11:14:00Z">
        <w:r w:rsidR="00B526AF">
          <w:t xml:space="preserve"> </w:t>
        </w:r>
      </w:ins>
      <w:r>
        <w:t>,</w:t>
      </w:r>
      <w:proofErr w:type="gramEnd"/>
      <w:r>
        <w:t xml:space="preserve"> I/</w:t>
      </w:r>
      <w:commentRangeStart w:id="1391"/>
      <w:r>
        <w:t>O</w:t>
      </w:r>
      <w:commentRangeEnd w:id="1391"/>
      <w:r w:rsidR="00B526AF">
        <w:rPr>
          <w:rStyle w:val="CommentReference"/>
        </w:rPr>
        <w:commentReference w:id="1391"/>
      </w:r>
      <w:ins w:id="1392" w:author="Soon-Heum &quot;Jeff&quot; Ko" w:date="2011-07-08T13:26:00Z">
        <w:r w:rsidR="00F8676F">
          <w:t xml:space="preserve"> </w:t>
        </w:r>
      </w:ins>
      <w:r w:rsidR="00BA1834">
        <w:t>(</w:t>
      </w:r>
      <w:ins w:id="1393" w:author="Soon-Heum &quot;Jeff&quot; Ko" w:date="2011-07-08T13:26:00Z">
        <w:r w:rsidR="00F8676F">
          <w:t>input/output</w:t>
        </w:r>
      </w:ins>
      <w:r w:rsidR="00BA1834">
        <w:t>)</w:t>
      </w:r>
      <w:del w:id="1394" w:author="." w:date="2011-07-06T11:14:00Z">
        <w:r w:rsidDel="00B526AF">
          <w:delText>,</w:delText>
        </w:r>
      </w:del>
      <w:r>
        <w:t xml:space="preserve"> and communication between coupled applications.</w:t>
      </w:r>
    </w:p>
    <w:p w:rsidR="004C1D46" w:rsidRDefault="004C1D46" w:rsidP="004C1D46">
      <w:r>
        <w:t xml:space="preserve">The result </w:t>
      </w:r>
      <w:ins w:id="1395" w:author="." w:date="2011-07-06T11:15:00Z">
        <w:r w:rsidR="00713291">
          <w:t xml:space="preserve">for the case </w:t>
        </w:r>
      </w:ins>
      <w:r>
        <w:t xml:space="preserve">of computation time evolution in 512 </w:t>
      </w:r>
      <w:r w:rsidR="00290A51">
        <w:t>cores</w:t>
      </w:r>
      <w:r>
        <w:t xml:space="preserve"> (=32 nodes) </w:t>
      </w:r>
      <w:del w:id="1396" w:author="." w:date="2011-07-06T11:15:00Z">
        <w:r w:rsidDel="00713291">
          <w:delText xml:space="preserve">case </w:delText>
        </w:r>
      </w:del>
      <w:r>
        <w:t xml:space="preserve">is presented in Fig. 16. Compared </w:t>
      </w:r>
      <w:del w:id="1397" w:author="." w:date="2011-07-06T11:15:00Z">
        <w:r w:rsidDel="00713291">
          <w:delText xml:space="preserve">to </w:delText>
        </w:r>
      </w:del>
      <w:ins w:id="1398" w:author="." w:date="2011-07-06T11:15:00Z">
        <w:r w:rsidR="00713291">
          <w:t xml:space="preserve">with </w:t>
        </w:r>
      </w:ins>
      <w:r>
        <w:t>the above experiment</w:t>
      </w:r>
      <w:ins w:id="1399" w:author="." w:date="2011-07-06T11:15:00Z">
        <w:r w:rsidR="00713291">
          <w:t>, which uses</w:t>
        </w:r>
      </w:ins>
      <w:r>
        <w:t xml:space="preserve"> </w:t>
      </w:r>
      <w:del w:id="1400" w:author="." w:date="2011-07-06T11:15:00Z">
        <w:r w:rsidDel="00713291">
          <w:delText xml:space="preserve">when </w:delText>
        </w:r>
      </w:del>
      <w:r>
        <w:t xml:space="preserve">smaller </w:t>
      </w:r>
      <w:r w:rsidR="00290A51">
        <w:t>cores</w:t>
      </w:r>
      <w:del w:id="1401" w:author="." w:date="2011-07-06T11:15:00Z">
        <w:r w:rsidDel="00713291">
          <w:delText xml:space="preserve"> are used</w:delText>
        </w:r>
      </w:del>
      <w:r>
        <w:t xml:space="preserve">, the load-balancing solution </w:t>
      </w:r>
      <w:del w:id="1402" w:author="." w:date="2011-07-06T11:16:00Z">
        <w:r w:rsidDel="00FB46B8">
          <w:delText xml:space="preserve">shows </w:delText>
        </w:r>
      </w:del>
      <w:ins w:id="1403" w:author="." w:date="2011-07-06T11:16:00Z">
        <w:r w:rsidR="00FB46B8">
          <w:t xml:space="preserve">showed </w:t>
        </w:r>
      </w:ins>
      <w:ins w:id="1404" w:author="." w:date="2011-07-06T11:15:00Z">
        <w:r w:rsidR="00713291">
          <w:t xml:space="preserve">a </w:t>
        </w:r>
      </w:ins>
      <w:r>
        <w:t>noisier pattern. In detail, a</w:t>
      </w:r>
      <w:ins w:id="1405" w:author="." w:date="2011-07-06T11:16:00Z">
        <w:r w:rsidR="00713291">
          <w:t>n</w:t>
        </w:r>
      </w:ins>
      <w:r>
        <w:t xml:space="preserve"> LB </w:t>
      </w:r>
      <w:del w:id="1406" w:author="." w:date="2011-07-06T11:16:00Z">
        <w:r w:rsidDel="00FB46B8">
          <w:delText xml:space="preserve">fails </w:delText>
        </w:r>
      </w:del>
      <w:ins w:id="1407" w:author="." w:date="2011-07-06T11:16:00Z">
        <w:r w:rsidR="00FB46B8">
          <w:t xml:space="preserve">failed </w:t>
        </w:r>
      </w:ins>
      <w:r>
        <w:t xml:space="preserve">to find the optimal solution at the first simulation loop, and the node allocation after </w:t>
      </w:r>
      <w:del w:id="1408" w:author="." w:date="2011-07-06T11:30:00Z">
        <w:r w:rsidDel="00DE0D31">
          <w:delText>load-balancing</w:delText>
        </w:r>
      </w:del>
      <w:ins w:id="1409" w:author="." w:date="2011-07-06T11:30:00Z">
        <w:r w:rsidR="00DE0D31">
          <w:t>load balancing</w:t>
        </w:r>
      </w:ins>
      <w:r>
        <w:t xml:space="preserve"> </w:t>
      </w:r>
      <w:del w:id="1410" w:author="." w:date="2011-07-06T11:16:00Z">
        <w:r w:rsidDel="00FB46B8">
          <w:delText xml:space="preserve">fluctuates </w:delText>
        </w:r>
      </w:del>
      <w:ins w:id="1411" w:author="." w:date="2011-07-06T11:16:00Z">
        <w:r w:rsidR="00FB46B8">
          <w:t xml:space="preserve">fluctuated </w:t>
        </w:r>
      </w:ins>
      <w:r>
        <w:t>between 3</w:t>
      </w:r>
      <w:del w:id="1412" w:author="." w:date="2011-07-06T11:18:00Z">
        <w:r w:rsidDel="00B001A2">
          <w:delText xml:space="preserve"> </w:delText>
        </w:r>
      </w:del>
      <w:del w:id="1413" w:author="." w:date="2011-07-06T11:16:00Z">
        <w:r w:rsidDel="00713291">
          <w:delText xml:space="preserve">-- </w:delText>
        </w:r>
      </w:del>
      <w:ins w:id="1414" w:author="." w:date="2011-07-06T11:18:00Z">
        <w:r w:rsidR="00B001A2">
          <w:rPr>
            <w:rFonts w:cs="Times New Roman"/>
          </w:rPr>
          <w:t>–</w:t>
        </w:r>
      </w:ins>
      <w:r>
        <w:t>29 and 4</w:t>
      </w:r>
      <w:del w:id="1415" w:author="." w:date="2011-07-06T11:18:00Z">
        <w:r w:rsidDel="00B001A2">
          <w:delText xml:space="preserve"> </w:delText>
        </w:r>
      </w:del>
      <w:del w:id="1416" w:author="." w:date="2011-07-06T11:16:00Z">
        <w:r w:rsidDel="00713291">
          <w:delText xml:space="preserve">-- </w:delText>
        </w:r>
      </w:del>
      <w:ins w:id="1417" w:author="." w:date="2011-07-06T11:18:00Z">
        <w:r w:rsidR="00B001A2">
          <w:rPr>
            <w:rFonts w:cs="Times New Roman"/>
          </w:rPr>
          <w:t>–</w:t>
        </w:r>
      </w:ins>
      <w:r>
        <w:t xml:space="preserve">28 nodes </w:t>
      </w:r>
      <w:del w:id="1418" w:author="." w:date="2011-07-06T11:16:00Z">
        <w:r w:rsidDel="00713291">
          <w:delText xml:space="preserve">to </w:delText>
        </w:r>
      </w:del>
      <w:ins w:id="1419" w:author="." w:date="2011-07-06T11:16:00Z">
        <w:r w:rsidR="00713291">
          <w:t xml:space="preserve">in </w:t>
        </w:r>
      </w:ins>
      <w:r>
        <w:t>each application</w:t>
      </w:r>
      <w:ins w:id="1420" w:author="." w:date="2011-07-06T11:16:00Z">
        <w:r w:rsidR="00FB46B8">
          <w:t>, which</w:t>
        </w:r>
      </w:ins>
      <w:del w:id="1421" w:author="." w:date="2011-07-06T11:16:00Z">
        <w:r w:rsidDel="00FB46B8">
          <w:delText>.</w:delText>
        </w:r>
      </w:del>
      <w:r>
        <w:t xml:space="preserve"> </w:t>
      </w:r>
      <w:del w:id="1422" w:author="." w:date="2011-07-06T11:16:00Z">
        <w:r w:rsidDel="00FB46B8">
          <w:lastRenderedPageBreak/>
          <w:delText>This is</w:delText>
        </w:r>
      </w:del>
      <w:ins w:id="1423" w:author="." w:date="2011-07-06T11:16:00Z">
        <w:r w:rsidR="00FB46B8">
          <w:t>was</w:t>
        </w:r>
      </w:ins>
      <w:r>
        <w:t xml:space="preserve"> caused by two reasons. First,</w:t>
      </w:r>
      <w:ins w:id="1424" w:author="." w:date="2011-07-06T11:17:00Z">
        <w:r w:rsidR="00FB46B8">
          <w:t xml:space="preserve"> the </w:t>
        </w:r>
      </w:ins>
      <w:del w:id="1425" w:author="." w:date="2011-07-06T11:17:00Z">
        <w:r w:rsidDel="00FB46B8">
          <w:delText xml:space="preserve"> </w:delText>
        </w:r>
      </w:del>
      <w:r>
        <w:t xml:space="preserve">individual code has poor scalability. </w:t>
      </w:r>
      <w:ins w:id="1426" w:author="." w:date="2011-07-06T11:17:00Z">
        <w:r w:rsidR="00FB46B8">
          <w:t>The i</w:t>
        </w:r>
      </w:ins>
      <w:del w:id="1427" w:author="." w:date="2011-07-06T11:17:00Z">
        <w:r w:rsidDel="00FB46B8">
          <w:delText>I</w:delText>
        </w:r>
      </w:del>
      <w:r>
        <w:t xml:space="preserve">nitial simulation time for CFD and MD applications </w:t>
      </w:r>
      <w:del w:id="1428" w:author="." w:date="2011-07-06T11:17:00Z">
        <w:r w:rsidDel="00FB46B8">
          <w:delText xml:space="preserve">are </w:delText>
        </w:r>
      </w:del>
      <w:r>
        <w:t>measured around 230 and 780 seconds</w:t>
      </w:r>
      <w:del w:id="1429" w:author="." w:date="2011-07-06T11:19:00Z">
        <w:r w:rsidDel="00B001A2">
          <w:delText xml:space="preserve"> </w:delText>
        </w:r>
      </w:del>
      <w:ins w:id="1430" w:author="." w:date="2011-07-06T11:17:00Z">
        <w:r w:rsidR="00FB46B8">
          <w:t>,</w:t>
        </w:r>
      </w:ins>
      <w:ins w:id="1431" w:author="." w:date="2011-07-06T11:19:00Z">
        <w:r w:rsidR="00B001A2">
          <w:t xml:space="preserve"> </w:t>
        </w:r>
      </w:ins>
      <w:r>
        <w:t xml:space="preserve">and the LB </w:t>
      </w:r>
      <w:del w:id="1432" w:author="." w:date="2011-07-06T11:19:00Z">
        <w:r w:rsidDel="00B001A2">
          <w:delText xml:space="preserve">proposes </w:delText>
        </w:r>
      </w:del>
      <w:ins w:id="1433" w:author="." w:date="2011-07-06T11:19:00Z">
        <w:r w:rsidR="00B001A2">
          <w:t xml:space="preserve">proposed </w:t>
        </w:r>
      </w:ins>
      <w:del w:id="1434" w:author="." w:date="2011-07-06T11:19:00Z">
        <w:r w:rsidDel="001F0D57">
          <w:delText xml:space="preserve">the </w:delText>
        </w:r>
      </w:del>
      <w:ins w:id="1435" w:author="." w:date="2011-07-06T11:19:00Z">
        <w:r w:rsidR="001F0D57">
          <w:t xml:space="preserve">a </w:t>
        </w:r>
      </w:ins>
      <w:r>
        <w:t>node distribution from 16</w:t>
      </w:r>
      <w:del w:id="1436" w:author="." w:date="2011-07-06T11:17:00Z">
        <w:r w:rsidDel="00B001A2">
          <w:delText xml:space="preserve"> </w:delText>
        </w:r>
        <w:r w:rsidDel="00FB46B8">
          <w:delText>--</w:delText>
        </w:r>
      </w:del>
      <w:ins w:id="1437" w:author="." w:date="2011-07-06T11:17:00Z">
        <w:r w:rsidR="00FB46B8">
          <w:t>–</w:t>
        </w:r>
      </w:ins>
      <w:del w:id="1438" w:author="." w:date="2011-07-06T11:17:00Z">
        <w:r w:rsidDel="00B001A2">
          <w:delText xml:space="preserve"> </w:delText>
        </w:r>
      </w:del>
      <w:r>
        <w:t>16</w:t>
      </w:r>
      <w:ins w:id="1439" w:author="." w:date="2011-07-06T11:17:00Z">
        <w:r w:rsidR="00FB46B8">
          <w:t xml:space="preserve"> </w:t>
        </w:r>
      </w:ins>
      <w:r>
        <w:t>to 8</w:t>
      </w:r>
      <w:del w:id="1440" w:author="." w:date="2011-07-06T11:17:00Z">
        <w:r w:rsidDel="00B001A2">
          <w:delText xml:space="preserve"> -- </w:delText>
        </w:r>
      </w:del>
      <w:ins w:id="1441" w:author="." w:date="2011-07-06T11:17:00Z">
        <w:r w:rsidR="00B001A2">
          <w:rPr>
            <w:rFonts w:cs="Times New Roman"/>
          </w:rPr>
          <w:t>–</w:t>
        </w:r>
      </w:ins>
      <w:r>
        <w:t xml:space="preserve">24. However, the computation time at the next simulation loop </w:t>
      </w:r>
      <w:del w:id="1442" w:author="." w:date="2011-07-06T11:19:00Z">
        <w:r w:rsidDel="001F0D57">
          <w:delText xml:space="preserve">are </w:delText>
        </w:r>
      </w:del>
      <w:ins w:id="1443" w:author="." w:date="2011-07-06T11:19:00Z">
        <w:r w:rsidR="001F0D57">
          <w:t xml:space="preserve">was </w:t>
        </w:r>
      </w:ins>
      <w:r>
        <w:t xml:space="preserve">measured to be 275 and 680 seconds, respectively. Therefore, the LB has to search for the optimal solution one more time. </w:t>
      </w:r>
      <w:del w:id="1444" w:author="Soon-Heum &quot;Jeff&quot; Ko" w:date="2011-07-08T13:41:00Z">
        <w:r w:rsidR="00DE0D31" w:rsidRPr="00EA5691" w:rsidDel="00EA5691">
          <w:rPr>
            <w:b/>
            <w:rPrChange w:id="1445" w:author="Soon-Heum &quot;Jeff&quot; Ko" w:date="2011-07-08T13:47:00Z">
              <w:rPr/>
            </w:rPrChange>
          </w:rPr>
          <w:delText xml:space="preserve">This </w:delText>
        </w:r>
      </w:del>
      <w:ins w:id="1446" w:author="." w:date="2011-07-06T11:31:00Z">
        <w:del w:id="1447" w:author="Soon-Heum &quot;Jeff&quot; Ko" w:date="2011-07-08T13:41:00Z">
          <w:r w:rsidR="00DE0D31" w:rsidRPr="00EA5691" w:rsidDel="00EA5691">
            <w:rPr>
              <w:b/>
              <w:rPrChange w:id="1448" w:author="Soon-Heum &quot;Jeff&quot; Ko" w:date="2011-07-08T13:47:00Z">
                <w:rPr/>
              </w:rPrChange>
            </w:rPr>
            <w:delText xml:space="preserve">action </w:delText>
          </w:r>
        </w:del>
      </w:ins>
      <w:del w:id="1449" w:author="Soon-Heum &quot;Jeff&quot; Ko" w:date="2011-07-08T13:41:00Z">
        <w:r w:rsidR="00DE0D31" w:rsidRPr="00EA5691" w:rsidDel="00EA5691">
          <w:rPr>
            <w:b/>
            <w:rPrChange w:id="1450" w:author="Soon-Heum &quot;Jeff&quot; Ko" w:date="2011-07-08T13:47:00Z">
              <w:rPr/>
            </w:rPrChange>
          </w:rPr>
          <w:delText xml:space="preserve">is the limit of load-balancing functions </w:delText>
        </w:r>
        <w:r w:rsidR="00DE0D31" w:rsidRPr="00EA5691" w:rsidDel="00EA5691">
          <w:rPr>
            <w:b/>
            <w:rPrChange w:id="1451" w:author="Soon-Heum &quot;Jeff&quot; Ko" w:date="2011-07-08T13:47:00Z">
              <w:rPr/>
            </w:rPrChange>
          </w:rPr>
          <w:delText xml:space="preserve">which </w:delText>
        </w:r>
      </w:del>
      <w:ins w:id="1452" w:author="." w:date="2011-07-06T11:19:00Z">
        <w:del w:id="1453" w:author="Soon-Heum &quot;Jeff&quot; Ko" w:date="2011-07-08T13:41:00Z">
          <w:r w:rsidR="00DE0D31" w:rsidRPr="00EA5691" w:rsidDel="00EA5691">
            <w:rPr>
              <w:b/>
              <w:rPrChange w:id="1454" w:author="Soon-Heum &quot;Jeff&quot; Ko" w:date="2011-07-08T13:47:00Z">
                <w:rPr/>
              </w:rPrChange>
            </w:rPr>
            <w:delText xml:space="preserve">that </w:delText>
          </w:r>
        </w:del>
      </w:ins>
      <w:del w:id="1455" w:author="Soon-Heum &quot;Jeff&quot; Ko" w:date="2011-07-08T13:41:00Z">
        <w:r w:rsidR="00DE0D31" w:rsidRPr="00EA5691" w:rsidDel="00EA5691">
          <w:rPr>
            <w:b/>
            <w:rPrChange w:id="1456" w:author="Soon-Heum &quot;Jeff&quot; Ko" w:date="2011-07-08T13:47:00Z">
              <w:rPr/>
            </w:rPrChange>
          </w:rPr>
          <w:delText xml:space="preserve">are incorporated in schedulers, </w:delText>
        </w:r>
      </w:del>
      <w:ins w:id="1457" w:author="Soon-Heum &quot;Jeff&quot; Ko" w:date="2011-07-08T13:43:00Z">
        <w:r w:rsidR="00EA5691" w:rsidRPr="00EA5691">
          <w:rPr>
            <w:b/>
            <w:rPrChange w:id="1458" w:author="Soon-Heum &quot;Jeff&quot; Ko" w:date="2011-07-08T13:47:00Z">
              <w:rPr/>
            </w:rPrChange>
          </w:rPr>
          <w:t>L</w:t>
        </w:r>
      </w:ins>
      <w:ins w:id="1459" w:author="Soon-Heum &quot;Jeff&quot; Ko" w:date="2011-07-08T13:41:00Z">
        <w:r w:rsidR="00EA5691" w:rsidRPr="00EA5691">
          <w:rPr>
            <w:b/>
            <w:rPrChange w:id="1460" w:author="Soon-Heum &quot;Jeff&quot; Ko" w:date="2011-07-08T13:47:00Z">
              <w:rPr/>
            </w:rPrChange>
          </w:rPr>
          <w:t>oad balancing function</w:t>
        </w:r>
      </w:ins>
      <w:ins w:id="1461" w:author="Soon-Heum &quot;Jeff&quot; Ko" w:date="2011-07-08T13:43:00Z">
        <w:r w:rsidR="00EA5691" w:rsidRPr="00EA5691">
          <w:rPr>
            <w:b/>
            <w:rPrChange w:id="1462" w:author="Soon-Heum &quot;Jeff&quot; Ko" w:date="2011-07-08T13:47:00Z">
              <w:rPr/>
            </w:rPrChange>
          </w:rPr>
          <w:t>s</w:t>
        </w:r>
      </w:ins>
      <w:ins w:id="1463" w:author="Soon-Heum &quot;Jeff&quot; Ko" w:date="2011-07-08T13:41:00Z">
        <w:r w:rsidR="00EA5691" w:rsidRPr="00EA5691">
          <w:rPr>
            <w:b/>
            <w:rPrChange w:id="1464" w:author="Soon-Heum &quot;Jeff&quot; Ko" w:date="2011-07-08T13:47:00Z">
              <w:rPr/>
            </w:rPrChange>
          </w:rPr>
          <w:t xml:space="preserve"> </w:t>
        </w:r>
      </w:ins>
      <w:ins w:id="1465" w:author="Soon-Heum &quot;Jeff&quot; Ko" w:date="2011-07-08T13:43:00Z">
        <w:r w:rsidR="00EA5691" w:rsidRPr="00EA5691">
          <w:rPr>
            <w:b/>
            <w:rPrChange w:id="1466" w:author="Soon-Heum &quot;Jeff&quot; Ko" w:date="2011-07-08T13:47:00Z">
              <w:rPr/>
            </w:rPrChange>
          </w:rPr>
          <w:t>that are</w:t>
        </w:r>
      </w:ins>
      <w:ins w:id="1467" w:author="Soon-Heum &quot;Jeff&quot; Ko" w:date="2011-07-08T13:41:00Z">
        <w:r w:rsidR="00EA5691" w:rsidRPr="00EA5691">
          <w:rPr>
            <w:b/>
            <w:rPrChange w:id="1468" w:author="Soon-Heum &quot;Jeff&quot; Ko" w:date="2011-07-08T13:47:00Z">
              <w:rPr/>
            </w:rPrChange>
          </w:rPr>
          <w:t xml:space="preserve"> incorporated in</w:t>
        </w:r>
      </w:ins>
      <w:ins w:id="1469" w:author="Soon-Heum &quot;Jeff&quot; Ko" w:date="2011-07-08T13:43:00Z">
        <w:r w:rsidR="00EA5691" w:rsidRPr="00EA5691">
          <w:rPr>
            <w:b/>
            <w:rPrChange w:id="1470" w:author="Soon-Heum &quot;Jeff&quot; Ko" w:date="2011-07-08T13:47:00Z">
              <w:rPr/>
            </w:rPrChange>
          </w:rPr>
          <w:t xml:space="preserve"> </w:t>
        </w:r>
      </w:ins>
      <w:ins w:id="1471" w:author="Soon-Heum &quot;Jeff&quot; Ko" w:date="2011-07-08T13:41:00Z">
        <w:r w:rsidR="00EA5691" w:rsidRPr="00EA5691">
          <w:rPr>
            <w:b/>
            <w:rPrChange w:id="1472" w:author="Soon-Heum &quot;Jeff&quot; Ko" w:date="2011-07-08T13:47:00Z">
              <w:rPr/>
            </w:rPrChange>
          </w:rPr>
          <w:t>scheduler</w:t>
        </w:r>
      </w:ins>
      <w:ins w:id="1473" w:author="Soon-Heum &quot;Jeff&quot; Ko" w:date="2011-07-08T13:43:00Z">
        <w:r w:rsidR="00EA5691" w:rsidRPr="00EA5691">
          <w:rPr>
            <w:b/>
            <w:rPrChange w:id="1474" w:author="Soon-Heum &quot;Jeff&quot; Ko" w:date="2011-07-08T13:47:00Z">
              <w:rPr/>
            </w:rPrChange>
          </w:rPr>
          <w:t>s</w:t>
        </w:r>
      </w:ins>
      <w:ins w:id="1475" w:author="Soon-Heum &quot;Jeff&quot; Ko" w:date="2011-07-08T13:41:00Z">
        <w:r w:rsidR="00EA5691" w:rsidRPr="00EA5691">
          <w:rPr>
            <w:b/>
            <w:rPrChange w:id="1476" w:author="Soon-Heum &quot;Jeff&quot; Ko" w:date="2011-07-08T13:47:00Z">
              <w:rPr/>
            </w:rPrChange>
          </w:rPr>
          <w:t xml:space="preserve"> cannot avoid this iterative searching, </w:t>
        </w:r>
      </w:ins>
      <w:r w:rsidR="00DE0D31" w:rsidRPr="00EA5691">
        <w:rPr>
          <w:b/>
          <w:rPrChange w:id="1477" w:author="Soon-Heum &quot;Jeff&quot; Ko" w:date="2011-07-08T13:47:00Z">
            <w:rPr/>
          </w:rPrChange>
        </w:rPr>
        <w:t>since they have to manage black-box applications</w:t>
      </w:r>
      <w:del w:id="1478" w:author="Soon-Heum &quot;Jeff&quot; Ko" w:date="2011-07-08T13:45:00Z">
        <w:r w:rsidR="00DE0D31" w:rsidRPr="00EA5691" w:rsidDel="00EA5691">
          <w:rPr>
            <w:b/>
            <w:rPrChange w:id="1479" w:author="Soon-Heum &quot;Jeff&quot; Ko" w:date="2011-07-08T13:47:00Z">
              <w:rPr/>
            </w:rPrChange>
          </w:rPr>
          <w:delText xml:space="preserve"> with </w:delText>
        </w:r>
      </w:del>
      <w:ins w:id="1480" w:author="." w:date="2011-07-06T11:31:00Z">
        <w:del w:id="1481" w:author="Soon-Heum &quot;Jeff&quot; Ko" w:date="2011-07-08T13:45:00Z">
          <w:r w:rsidR="00DE0D31" w:rsidRPr="00EA5691" w:rsidDel="00EA5691">
            <w:rPr>
              <w:b/>
              <w:rPrChange w:id="1482" w:author="Soon-Heum &quot;Jeff&quot; Ko" w:date="2011-07-08T13:47:00Z">
                <w:rPr/>
              </w:rPrChange>
            </w:rPr>
            <w:delText xml:space="preserve">the </w:delText>
          </w:r>
        </w:del>
      </w:ins>
      <w:del w:id="1483" w:author="Soon-Heum &quot;Jeff&quot; Ko" w:date="2011-07-08T13:45:00Z">
        <w:r w:rsidR="00DE0D31" w:rsidRPr="00EA5691" w:rsidDel="00EA5691">
          <w:rPr>
            <w:b/>
            <w:rPrChange w:id="1484" w:author="Soon-Heum &quot;Jeff&quot; Ko" w:date="2011-07-08T13:47:00Z">
              <w:rPr/>
            </w:rPrChange>
          </w:rPr>
          <w:delText xml:space="preserve">unknown </w:delText>
        </w:r>
        <w:r w:rsidR="00DE0D31" w:rsidRPr="00EA5691" w:rsidDel="00EA5691">
          <w:rPr>
            <w:b/>
            <w:rPrChange w:id="1485" w:author="Soon-Heum &quot;Jeff&quot; Ko" w:date="2011-07-08T13:47:00Z">
              <w:rPr/>
            </w:rPrChange>
          </w:rPr>
          <w:delText xml:space="preserve">problem </w:delText>
        </w:r>
        <w:r w:rsidR="00DE0D31" w:rsidRPr="00EA5691" w:rsidDel="00EA5691">
          <w:rPr>
            <w:b/>
            <w:rPrChange w:id="1486" w:author="Soon-Heum &quot;Jeff&quot; Ko" w:date="2011-07-08T13:47:00Z">
              <w:rPr/>
            </w:rPrChange>
          </w:rPr>
          <w:delText>size</w:delText>
        </w:r>
        <w:r w:rsidR="00DE0D31" w:rsidRPr="00EA5691" w:rsidDel="00EA5691">
          <w:rPr>
            <w:b/>
            <w:rPrChange w:id="1487" w:author="Soon-Heum &quot;Jeff&quot; Ko" w:date="2011-07-08T13:47:00Z">
              <w:rPr/>
            </w:rPrChange>
          </w:rPr>
          <w:delText xml:space="preserve"> </w:delText>
        </w:r>
      </w:del>
      <w:ins w:id="1488" w:author="." w:date="2011-07-06T11:20:00Z">
        <w:del w:id="1489" w:author="Soon-Heum &quot;Jeff&quot; Ko" w:date="2011-07-08T13:45:00Z">
          <w:r w:rsidR="00DE0D31" w:rsidRPr="00EA5691" w:rsidDel="00EA5691">
            <w:rPr>
              <w:b/>
              <w:rPrChange w:id="1490" w:author="Soon-Heum &quot;Jeff&quot; Ko" w:date="2011-07-08T13:47:00Z">
                <w:rPr/>
              </w:rPrChange>
            </w:rPr>
            <w:delText>-</w:delText>
          </w:r>
        </w:del>
      </w:ins>
      <w:del w:id="1491" w:author="Soon-Heum &quot;Jeff&quot; Ko" w:date="2011-07-08T13:45:00Z">
        <w:r w:rsidR="00DE0D31" w:rsidRPr="00EA5691" w:rsidDel="00EA5691">
          <w:rPr>
            <w:b/>
            <w:rPrChange w:id="1492" w:author="Soon-Heum &quot;Jeff&quot; Ko" w:date="2011-07-08T13:47:00Z">
              <w:rPr/>
            </w:rPrChange>
          </w:rPr>
          <w:delText xml:space="preserve">based </w:delText>
        </w:r>
      </w:del>
      <w:commentRangeStart w:id="1493"/>
      <w:ins w:id="1494" w:author="." w:date="2011-07-06T11:20:00Z">
        <w:del w:id="1495" w:author="Soon-Heum &quot;Jeff&quot; Ko" w:date="2011-07-08T13:45:00Z">
          <w:r w:rsidR="00DE0D31" w:rsidRPr="00EA5691" w:rsidDel="00EA5691">
            <w:rPr>
              <w:b/>
              <w:rPrChange w:id="1496" w:author="Soon-Heum &quot;Jeff&quot; Ko" w:date="2011-07-08T13:47:00Z">
                <w:rPr/>
              </w:rPrChange>
            </w:rPr>
            <w:delText>problems</w:delText>
          </w:r>
          <w:commentRangeEnd w:id="1493"/>
          <w:r w:rsidR="00DE0D31" w:rsidRPr="00EA5691" w:rsidDel="00EA5691">
            <w:rPr>
              <w:rStyle w:val="CommentReference"/>
              <w:b/>
              <w:rPrChange w:id="1497" w:author="Soon-Heum &quot;Jeff&quot; Ko" w:date="2011-07-08T13:47:00Z">
                <w:rPr>
                  <w:rStyle w:val="CommentReference"/>
                </w:rPr>
              </w:rPrChange>
            </w:rPr>
            <w:commentReference w:id="1493"/>
          </w:r>
          <w:r w:rsidR="00DE0D31" w:rsidRPr="00EA5691" w:rsidDel="00EA5691">
            <w:rPr>
              <w:b/>
              <w:rPrChange w:id="1498" w:author="Soon-Heum &quot;Jeff&quot; Ko" w:date="2011-07-08T13:47:00Z">
                <w:rPr/>
              </w:rPrChange>
            </w:rPr>
            <w:delText xml:space="preserve"> </w:delText>
          </w:r>
        </w:del>
      </w:ins>
      <w:del w:id="1499" w:author="Soon-Heum &quot;Jeff&quot; Ko" w:date="2011-07-08T13:45:00Z">
        <w:r w:rsidR="00DE0D31" w:rsidRPr="00EA5691" w:rsidDel="00EA5691">
          <w:rPr>
            <w:b/>
            <w:rPrChange w:id="1500" w:author="Soon-Heum &quot;Jeff&quot; Ko" w:date="2011-07-08T13:47:00Z">
              <w:rPr/>
            </w:rPrChange>
          </w:rPr>
          <w:delText xml:space="preserve">on </w:delText>
        </w:r>
      </w:del>
      <w:ins w:id="1501" w:author="." w:date="2011-07-06T11:20:00Z">
        <w:del w:id="1502" w:author="Soon-Heum &quot;Jeff&quot; Ko" w:date="2011-07-08T13:45:00Z">
          <w:r w:rsidR="00DE0D31" w:rsidRPr="00EA5691" w:rsidDel="00EA5691">
            <w:rPr>
              <w:b/>
              <w:rPrChange w:id="1503" w:author="Soon-Heum &quot;Jeff&quot; Ko" w:date="2011-07-08T13:47:00Z">
                <w:rPr/>
              </w:rPrChange>
            </w:rPr>
            <w:delText xml:space="preserve">in </w:delText>
          </w:r>
        </w:del>
      </w:ins>
      <w:del w:id="1504" w:author="Soon-Heum &quot;Jeff&quot; Ko" w:date="2011-07-08T13:45:00Z">
        <w:r w:rsidR="00DE0D31" w:rsidRPr="00EA5691" w:rsidDel="00EA5691">
          <w:rPr>
            <w:b/>
            <w:rPrChange w:id="1505" w:author="Soon-Heum &quot;Jeff&quot; Ko" w:date="2011-07-08T13:47:00Z">
              <w:rPr/>
            </w:rPrChange>
          </w:rPr>
          <w:delText>restricted information</w:delText>
        </w:r>
      </w:del>
      <w:ins w:id="1506" w:author="Soon-Heum &quot;Jeff&quot; Ko" w:date="2011-07-08T13:45:00Z">
        <w:r w:rsidR="00EA5691" w:rsidRPr="00EA5691">
          <w:rPr>
            <w:b/>
            <w:rPrChange w:id="1507" w:author="Soon-Heum &quot;Jeff&quot; Ko" w:date="2011-07-08T13:47:00Z">
              <w:rPr/>
            </w:rPrChange>
          </w:rPr>
          <w:t xml:space="preserve"> without </w:t>
        </w:r>
      </w:ins>
      <w:ins w:id="1508" w:author="Soon-Heum &quot;Jeff&quot; Ko" w:date="2011-07-08T13:46:00Z">
        <w:r w:rsidR="00EA5691" w:rsidRPr="00EA5691">
          <w:rPr>
            <w:b/>
            <w:rPrChange w:id="1509" w:author="Soon-Heum &quot;Jeff&quot; Ko" w:date="2011-07-08T13:47:00Z">
              <w:rPr/>
            </w:rPrChange>
          </w:rPr>
          <w:t xml:space="preserve">getting </w:t>
        </w:r>
      </w:ins>
      <w:ins w:id="1510" w:author="Soon-Heum &quot;Jeff&quot; Ko" w:date="2011-07-08T13:45:00Z">
        <w:r w:rsidR="00EA5691" w:rsidRPr="00EA5691">
          <w:rPr>
            <w:b/>
            <w:rPrChange w:id="1511" w:author="Soon-Heum &quot;Jeff&quot; Ko" w:date="2011-07-08T13:47:00Z">
              <w:rPr/>
            </w:rPrChange>
          </w:rPr>
          <w:t>any information to estimate the problem size</w:t>
        </w:r>
      </w:ins>
      <w:r w:rsidR="00DE0D31" w:rsidRPr="00EA5691">
        <w:rPr>
          <w:b/>
          <w:rPrChange w:id="1512" w:author="Soon-Heum &quot;Jeff&quot; Ko" w:date="2011-07-08T13:47:00Z">
            <w:rPr/>
          </w:rPrChange>
        </w:rPr>
        <w:t>.</w:t>
      </w:r>
      <w:r w:rsidR="00DE0D31">
        <w:t xml:space="preserve"> </w:t>
      </w:r>
      <w:r>
        <w:t xml:space="preserve">Another reason for the fluctuation is the momentary overhead in </w:t>
      </w:r>
      <w:ins w:id="1513" w:author="." w:date="2011-07-06T11:20:00Z">
        <w:r w:rsidR="00D97181">
          <w:t xml:space="preserve">the </w:t>
        </w:r>
      </w:ins>
      <w:r>
        <w:t xml:space="preserve">computing system. In our experiment, </w:t>
      </w:r>
      <w:ins w:id="1514" w:author="." w:date="2011-07-06T11:20:00Z">
        <w:r w:rsidR="00D97181">
          <w:t xml:space="preserve">when 28 nodes </w:t>
        </w:r>
        <w:commentRangeStart w:id="1515"/>
        <w:r w:rsidR="00D97181">
          <w:t>are</w:t>
        </w:r>
      </w:ins>
      <w:commentRangeEnd w:id="1515"/>
      <w:ins w:id="1516" w:author="." w:date="2011-07-06T11:21:00Z">
        <w:r w:rsidR="00D97181">
          <w:rPr>
            <w:rStyle w:val="CommentReference"/>
          </w:rPr>
          <w:commentReference w:id="1515"/>
        </w:r>
      </w:ins>
      <w:ins w:id="1517" w:author="." w:date="2011-07-06T11:20:00Z">
        <w:r w:rsidR="00D97181">
          <w:t xml:space="preserve"> used, </w:t>
        </w:r>
      </w:ins>
      <w:r>
        <w:t xml:space="preserve">MD simulation times </w:t>
      </w:r>
      <w:del w:id="1518" w:author="." w:date="2011-07-06T11:20:00Z">
        <w:r w:rsidDel="00D97181">
          <w:delText xml:space="preserve">when 28 </w:delText>
        </w:r>
        <w:r w:rsidR="00290A51" w:rsidDel="00D97181">
          <w:delText>nodes are</w:delText>
        </w:r>
        <w:r w:rsidDel="00D97181">
          <w:delText xml:space="preserve"> used </w:delText>
        </w:r>
      </w:del>
      <w:r>
        <w:t xml:space="preserve">vary from 610 seconds to 880 seconds, depending on the magnitude of </w:t>
      </w:r>
      <w:ins w:id="1519" w:author="." w:date="2011-07-06T11:21:00Z">
        <w:r w:rsidR="00D97181">
          <w:t xml:space="preserve">the </w:t>
        </w:r>
      </w:ins>
      <w:r>
        <w:t xml:space="preserve">internal overhead. This </w:t>
      </w:r>
      <w:ins w:id="1520" w:author="." w:date="2011-07-06T11:21:00Z">
        <w:r w:rsidR="00D97181">
          <w:t xml:space="preserve">variation </w:t>
        </w:r>
      </w:ins>
      <w:del w:id="1521" w:author="." w:date="2011-07-06T11:21:00Z">
        <w:r w:rsidDel="00D97181">
          <w:delText xml:space="preserve">evaluates </w:delText>
        </w:r>
      </w:del>
      <w:ins w:id="1522" w:author="." w:date="2011-07-06T11:21:00Z">
        <w:r w:rsidR="00D97181">
          <w:t xml:space="preserve">indicates </w:t>
        </w:r>
      </w:ins>
      <w:r>
        <w:t>the necessity of a</w:t>
      </w:r>
      <w:ins w:id="1523" w:author="." w:date="2011-07-06T11:21:00Z">
        <w:r w:rsidR="00F54E21">
          <w:t>n</w:t>
        </w:r>
      </w:ins>
      <w:r>
        <w:t xml:space="preserve"> LB as a self-correcting tool in response to the instability of </w:t>
      </w:r>
      <w:del w:id="1524" w:author="." w:date="2011-07-06T11:21:00Z">
        <w:r w:rsidDel="00F54E21">
          <w:delText xml:space="preserve">a </w:delText>
        </w:r>
      </w:del>
      <w:ins w:id="1525" w:author="." w:date="2011-07-06T11:21:00Z">
        <w:r w:rsidR="00F54E21">
          <w:t xml:space="preserve">the </w:t>
        </w:r>
      </w:ins>
      <w:r>
        <w:t>system.</w:t>
      </w:r>
    </w:p>
    <w:p w:rsidR="008245FA" w:rsidRDefault="004C1D46" w:rsidP="004C1D46">
      <w:r>
        <w:t>Two things remain</w:t>
      </w:r>
      <w:ins w:id="1526" w:author="." w:date="2011-07-06T11:22:00Z">
        <w:r w:rsidR="00F54E21">
          <w:t>ed</w:t>
        </w:r>
      </w:ins>
      <w:del w:id="1527" w:author="." w:date="2011-07-06T11:21:00Z">
        <w:r w:rsidDel="00F54E21">
          <w:delText>ed</w:delText>
        </w:r>
      </w:del>
      <w:r>
        <w:t xml:space="preserve"> for open discussion</w:t>
      </w:r>
      <w:ins w:id="1528" w:author="." w:date="2011-07-06T11:22:00Z">
        <w:r w:rsidR="00F54E21">
          <w:t>:</w:t>
        </w:r>
      </w:ins>
      <w:del w:id="1529" w:author="." w:date="2011-07-06T11:22:00Z">
        <w:r w:rsidDel="00F54E21">
          <w:delText>s</w:delText>
        </w:r>
      </w:del>
      <w:r>
        <w:t xml:space="preserve"> </w:t>
      </w:r>
      <w:del w:id="1530" w:author="." w:date="2011-07-06T11:22:00Z">
        <w:r w:rsidDel="00F54E21">
          <w:delText xml:space="preserve">are </w:delText>
        </w:r>
      </w:del>
      <w:ins w:id="1531" w:author="." w:date="2011-07-06T11:22:00Z">
        <w:r w:rsidR="00F54E21">
          <w:t xml:space="preserve">1) </w:t>
        </w:r>
      </w:ins>
      <w:r>
        <w:t>how to effectively measure the actual simulation time of individual task</w:t>
      </w:r>
      <w:ins w:id="1532" w:author="." w:date="2011-07-06T11:22:00Z">
        <w:r w:rsidR="00F54E21">
          <w:t>,</w:t>
        </w:r>
      </w:ins>
      <w:r>
        <w:t xml:space="preserve"> and </w:t>
      </w:r>
      <w:ins w:id="1533" w:author="." w:date="2011-07-06T11:22:00Z">
        <w:r w:rsidR="00F54E21">
          <w:t xml:space="preserve">2) </w:t>
        </w:r>
      </w:ins>
      <w:r>
        <w:t xml:space="preserve">how to determine the number of simulation loops. We put time checking routines </w:t>
      </w:r>
      <w:del w:id="1534" w:author="." w:date="2011-07-06T11:22:00Z">
        <w:r w:rsidDel="00F54E21">
          <w:delText xml:space="preserve">in </w:delText>
        </w:r>
      </w:del>
      <w:r>
        <w:t xml:space="preserve">between </w:t>
      </w:r>
      <w:ins w:id="1535" w:author="." w:date="2011-07-06T11:22:00Z">
        <w:r w:rsidR="00F54E21">
          <w:t xml:space="preserve">the </w:t>
        </w:r>
      </w:ins>
      <w:r>
        <w:t>inter-domain communication routine and accumulate</w:t>
      </w:r>
      <w:ins w:id="1536" w:author="." w:date="2011-07-06T11:22:00Z">
        <w:r w:rsidR="00F54E21">
          <w:t>d</w:t>
        </w:r>
      </w:ins>
      <w:r>
        <w:t xml:space="preserve"> the time for running</w:t>
      </w:r>
      <w:ins w:id="1537" w:author="." w:date="2011-07-06T11:22:00Z">
        <w:r w:rsidR="00797B17">
          <w:t xml:space="preserve"> the</w:t>
        </w:r>
      </w:ins>
      <w:r>
        <w:t xml:space="preserve"> iteration loop of each code. Based on our knowledge, there is no way </w:t>
      </w:r>
      <w:del w:id="1538" w:author="." w:date="2011-07-06T11:23:00Z">
        <w:r w:rsidDel="00797B17">
          <w:delText xml:space="preserve">of </w:delText>
        </w:r>
      </w:del>
      <w:ins w:id="1539" w:author="." w:date="2011-07-06T11:23:00Z">
        <w:r w:rsidR="00797B17">
          <w:t xml:space="preserve">to </w:t>
        </w:r>
      </w:ins>
      <w:r>
        <w:t>systemically gather</w:t>
      </w:r>
      <w:del w:id="1540" w:author="." w:date="2011-07-06T11:23:00Z">
        <w:r w:rsidDel="00797B17">
          <w:delText>ing</w:delText>
        </w:r>
      </w:del>
      <w:r>
        <w:t xml:space="preserve"> the individual simulation time</w:t>
      </w:r>
      <w:ins w:id="1541" w:author="." w:date="2011-07-06T11:23:00Z">
        <w:r w:rsidR="00797B17">
          <w:t>s</w:t>
        </w:r>
      </w:ins>
      <w:r>
        <w:t xml:space="preserve"> except </w:t>
      </w:r>
      <w:ins w:id="1542" w:author="." w:date="2011-07-06T11:23:00Z">
        <w:r w:rsidR="00797B17">
          <w:t xml:space="preserve">by </w:t>
        </w:r>
      </w:ins>
      <w:r>
        <w:t xml:space="preserve">this manual deployment. Regarding the number of simulation loops, </w:t>
      </w:r>
      <w:ins w:id="1543" w:author="." w:date="2011-07-06T11:23:00Z">
        <w:r w:rsidR="00797B17">
          <w:t xml:space="preserve">an </w:t>
        </w:r>
      </w:ins>
      <w:r>
        <w:t xml:space="preserve">excessive </w:t>
      </w:r>
      <w:r w:rsidR="00290A51">
        <w:t xml:space="preserve">number of loops </w:t>
      </w:r>
      <w:proofErr w:type="gramStart"/>
      <w:r w:rsidR="00290A51">
        <w:t>increases</w:t>
      </w:r>
      <w:proofErr w:type="gramEnd"/>
      <w:r>
        <w:t xml:space="preserve"> the I/O-related overhead (storing </w:t>
      </w:r>
      <w:ins w:id="1544" w:author="." w:date="2011-07-06T11:23:00Z">
        <w:r w:rsidR="00797B17">
          <w:t xml:space="preserve">the </w:t>
        </w:r>
      </w:ins>
      <w:commentRangeStart w:id="1545"/>
      <w:r>
        <w:t>check</w:t>
      </w:r>
      <w:commentRangeEnd w:id="1545"/>
      <w:r w:rsidR="00973DB1">
        <w:t>-</w:t>
      </w:r>
      <w:proofErr w:type="spellStart"/>
      <w:r w:rsidR="00797B17">
        <w:rPr>
          <w:rStyle w:val="CommentReference"/>
        </w:rPr>
        <w:commentReference w:id="1545"/>
      </w:r>
      <w:r>
        <w:t>pointing</w:t>
      </w:r>
      <w:proofErr w:type="spellEnd"/>
      <w:r>
        <w:t xml:space="preserve"> solution and restarting from that)</w:t>
      </w:r>
      <w:ins w:id="1546" w:author="." w:date="2011-07-06T11:23:00Z">
        <w:r w:rsidR="00797B17">
          <w:t>.</w:t>
        </w:r>
      </w:ins>
      <w:del w:id="1547" w:author="." w:date="2011-07-06T11:23:00Z">
        <w:r w:rsidDel="00797B17">
          <w:delText>;</w:delText>
        </w:r>
      </w:del>
      <w:r>
        <w:t xml:space="preserve"> </w:t>
      </w:r>
      <w:ins w:id="1548" w:author="." w:date="2011-07-06T11:23:00Z">
        <w:r w:rsidR="00797B17">
          <w:t xml:space="preserve">An </w:t>
        </w:r>
      </w:ins>
      <w:r>
        <w:t xml:space="preserve">insufficient number of loops increases the simulation time at </w:t>
      </w:r>
      <w:ins w:id="1549" w:author="." w:date="2011-07-06T11:24:00Z">
        <w:r w:rsidR="00797B17">
          <w:t xml:space="preserve">the </w:t>
        </w:r>
      </w:ins>
      <w:r>
        <w:t xml:space="preserve">initial imbalanced configuration and degrades the capability of </w:t>
      </w:r>
      <w:del w:id="1550" w:author="." w:date="2011-07-06T11:24:00Z">
        <w:r w:rsidDel="00DE0D31">
          <w:delText xml:space="preserve">a </w:delText>
        </w:r>
      </w:del>
      <w:ins w:id="1551" w:author="." w:date="2011-07-06T11:24:00Z">
        <w:r w:rsidR="00DE0D31">
          <w:t xml:space="preserve">the </w:t>
        </w:r>
      </w:ins>
      <w:r>
        <w:t>LB for adapting to the unpredicted internal overhead.</w:t>
      </w:r>
    </w:p>
    <w:p w:rsidR="008245FA" w:rsidRDefault="008245FA" w:rsidP="004C1D46"/>
    <w:p w:rsidR="008245FA" w:rsidRPr="00FF4BD1" w:rsidRDefault="008245FA" w:rsidP="008245FA">
      <w:pPr>
        <w:pStyle w:val="ListParagraph"/>
        <w:numPr>
          <w:ilvl w:val="0"/>
          <w:numId w:val="13"/>
        </w:numPr>
        <w:rPr>
          <w:b/>
          <w:color w:val="00B050"/>
        </w:rPr>
      </w:pPr>
      <w:r w:rsidRPr="00FF4BD1">
        <w:rPr>
          <w:b/>
          <w:color w:val="00B050"/>
        </w:rPr>
        <w:t>Next Step: Further Refinement</w:t>
      </w:r>
    </w:p>
    <w:p w:rsidR="008245FA" w:rsidRPr="00FF4BD1" w:rsidRDefault="008245FA" w:rsidP="008245FA">
      <w:pPr>
        <w:rPr>
          <w:color w:val="00B050"/>
        </w:rPr>
      </w:pPr>
      <w:r w:rsidRPr="00FF4BD1">
        <w:rPr>
          <w:color w:val="00B050"/>
        </w:rPr>
        <w:t>The empirical mathematical equation on sampling noise has been presented in Sec. 4.1. We argue that this is a refined model compared to previous mathematical expressions. However, the formulation has not been verified by various systems and conditions: coefficients will be changing according to the distance from the wall, characteristics of fluid and solid elements, etc. More rigorous research is required to address a globally acceptable equation of sampling noise.</w:t>
      </w:r>
    </w:p>
    <w:p w:rsidR="008245FA" w:rsidRPr="00FF4BD1" w:rsidRDefault="008245FA" w:rsidP="008245FA">
      <w:pPr>
        <w:rPr>
          <w:color w:val="00B050"/>
        </w:rPr>
      </w:pPr>
      <w:r w:rsidRPr="00FF4BD1">
        <w:rPr>
          <w:color w:val="00B050"/>
        </w:rPr>
        <w:t>Unsteady flow simulation in Sec. 4.3 verifies that the prediction-correction approach provides more accurate solution than conventional temporal coupling scheme. The new approach is especially powerful in resolving the unfavorable overshoot/undershoot phenomena. On the other hand, the slight time-lagging effect in the conventional model has not been improved by the prediction-correction approach. We expect that this phenomenon can be resolved by applying higher-order extrapolation/interpolation on hybrid boundary regions.</w:t>
      </w:r>
    </w:p>
    <w:p w:rsidR="008245FA" w:rsidRPr="00FF4BD1" w:rsidRDefault="008245FA" w:rsidP="008245FA">
      <w:pPr>
        <w:pStyle w:val="ListParagraph"/>
        <w:ind w:left="500"/>
        <w:rPr>
          <w:i/>
          <w:color w:val="00B050"/>
        </w:rPr>
      </w:pPr>
    </w:p>
    <w:p w:rsidR="008245FA" w:rsidRPr="00FF4BD1" w:rsidRDefault="008245FA" w:rsidP="008245FA">
      <w:pPr>
        <w:pStyle w:val="ListParagraph"/>
        <w:numPr>
          <w:ilvl w:val="0"/>
          <w:numId w:val="13"/>
        </w:numPr>
        <w:rPr>
          <w:b/>
          <w:color w:val="00B050"/>
        </w:rPr>
      </w:pPr>
      <w:r w:rsidRPr="00FF4BD1">
        <w:rPr>
          <w:b/>
          <w:color w:val="00B050"/>
        </w:rPr>
        <w:t>Conclusions</w:t>
      </w:r>
    </w:p>
    <w:p w:rsidR="008245FA" w:rsidRPr="00FF4BD1" w:rsidRDefault="008245FA" w:rsidP="008245FA">
      <w:pPr>
        <w:rPr>
          <w:color w:val="00B050"/>
        </w:rPr>
      </w:pPr>
      <w:r w:rsidRPr="00FF4BD1">
        <w:rPr>
          <w:color w:val="00B050"/>
        </w:rPr>
        <w:t>Accurate and efficient multi-scale flow simulations by a hybrid CFD-MD simulation framework have been presented in this paper. Constrained Lagrangian dynamics equations of motion and file-based hybrid interfaces are implemented on a highly-reliable LAMMPS molecular dynamics package and a verified in-house incompressible CFD code. They are virtually integrated as a single BigJob framework.</w:t>
      </w:r>
    </w:p>
    <w:p w:rsidR="008245FA" w:rsidRPr="00FF4BD1" w:rsidRDefault="008245FA" w:rsidP="008245FA">
      <w:pPr>
        <w:rPr>
          <w:color w:val="00B050"/>
        </w:rPr>
      </w:pPr>
    </w:p>
    <w:p w:rsidR="008245FA" w:rsidRPr="00FF4BD1" w:rsidRDefault="008245FA" w:rsidP="008245FA">
      <w:pPr>
        <w:rPr>
          <w:color w:val="00B050"/>
        </w:rPr>
      </w:pPr>
      <w:r w:rsidRPr="00FF4BD1">
        <w:rPr>
          <w:color w:val="00B050"/>
        </w:rPr>
        <w:lastRenderedPageBreak/>
        <w:t xml:space="preserve">A number of numerical issues which harm the accuracy of a hybrid solution have been explored. First, quantifying the sampling noise from a stationary flow has been proposed as a way of determining coupling parameters. We argue that our simple and intuitive idea unveils the influence of individual coupling parameter on the magnitude of statistical error and is very cost-effective in contrast to traditional trial-and-error approach. Moreover, the empirical equation derived from the stationary flow simulation describes that well-know mathematical expressions on statistical error are not accurate on nano-scale wall-bounded systems. Second, sampling multiple independent replicas has been introduced to refine the sampling noise of an individual solution and to explore to the low-speed flow regimes. This approach is superior to simulating a single large-scale problem set which is technically bound by computing capacity. The application to a Couette flow simulation in </w:t>
      </w:r>
      <w:proofErr w:type="gramStart"/>
      <w:r w:rsidRPr="00FF4BD1">
        <w:rPr>
          <w:color w:val="00B050"/>
        </w:rPr>
        <w:t>O(</w:t>
      </w:r>
      <w:proofErr w:type="gramEnd"/>
      <w:r w:rsidRPr="00FF4BD1">
        <w:rPr>
          <w:color w:val="00B050"/>
        </w:rPr>
        <w:t>10) m/s velocity field is the first successful report of a moderate-speed flow simulation using a hybrid CFD-MD approach. Last, a prediction-correction approach has been designed for the accurate unsteady simulation. This approach acquires better solution by enabling the imposition of interpolated hybrid boundary conditions. The application to the oscillating boundary problem expresses that the current approach diminishes the overshoot/undershoot phenomena in the conventional methods.</w:t>
      </w:r>
    </w:p>
    <w:p w:rsidR="008245FA" w:rsidRPr="00FF4BD1" w:rsidRDefault="008245FA" w:rsidP="008245FA">
      <w:pPr>
        <w:rPr>
          <w:color w:val="00B050"/>
        </w:rPr>
      </w:pPr>
      <w:r w:rsidRPr="00FF4BD1">
        <w:rPr>
          <w:color w:val="00B050"/>
        </w:rPr>
        <w:t>Along with numerical issues, computational issues for the efficient coupled simulations have been also discussed. We introduced a BigJob framework and this directly solves the co-scheduling problem among logically separated sub-tasks. A simple load-balancing function is also implemented on a BigJob framework, to achieve the load-balancing among those separated-yet-coupled codes. From numerical experiments, we evaluate that a BigJob is very powerful in reducing the waiting time of the coupled simulation. Also, a simple load-balancing function employed in a BigJob is effective in reducing the simulation runtime.</w:t>
      </w:r>
    </w:p>
    <w:p w:rsidR="002D4127" w:rsidRPr="00FF4BD1" w:rsidRDefault="008245FA" w:rsidP="008245FA">
      <w:pPr>
        <w:rPr>
          <w:color w:val="00B050"/>
        </w:rPr>
      </w:pPr>
      <w:r w:rsidRPr="00FF4BD1">
        <w:rPr>
          <w:color w:val="00B050"/>
        </w:rPr>
        <w:t>We emphasize that above numerical investigations ease the challenge to the hybrid simulation and broaden the application area. Also, our computational experiments contribute on how to efficiently conduct coupled simulations.</w:t>
      </w:r>
    </w:p>
    <w:sectPr w:rsidR="002D4127" w:rsidRPr="00FF4BD1" w:rsidSect="00A14B59">
      <w:pgSz w:w="12240" w:h="15840"/>
      <w:pgMar w:top="1440" w:right="1440" w:bottom="1440" w:left="1440" w:header="720" w:footer="720" w:gutter="0"/>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1"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Revisions for grammatical correctness in this paragraph.</w:t>
      </w:r>
    </w:p>
  </w:comment>
  <w:comment w:id="16"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The first use of an acronym should have the words spelled out, with the acronym in parentheses after the word. Please spell this out.</w:t>
      </w:r>
    </w:p>
  </w:comment>
  <w:comment w:id="19"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Article use revision. This comment applies throughout your document.</w:t>
      </w:r>
    </w:p>
  </w:comment>
  <w:comment w:id="23"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Word revision for an unambiguous causal connection. Please check for your intended meaning.</w:t>
      </w:r>
    </w:p>
  </w:comment>
  <w:comment w:id="28"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US style uses double quotation marks. Your instructions specify US English.</w:t>
      </w:r>
    </w:p>
  </w:comment>
  <w:comment w:id="47"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Revised for coherence. Please check for your intended meaning.</w:t>
      </w:r>
    </w:p>
  </w:comment>
  <w:comment w:id="50"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Preposition revision. This comment applies throughout your document.</w:t>
      </w:r>
    </w:p>
  </w:comment>
  <w:comment w:id="54"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Punctuation revision for the comma before the non-restrictive ‘which’.</w:t>
      </w:r>
    </w:p>
  </w:comment>
  <w:comment w:id="56"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Revised to lower case.</w:t>
      </w:r>
    </w:p>
  </w:comment>
  <w:comment w:id="64"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Sentence revision for grammatical correctness.</w:t>
      </w:r>
    </w:p>
  </w:comment>
  <w:comment w:id="82"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Word choice revision</w:t>
      </w:r>
    </w:p>
  </w:comment>
  <w:comment w:id="102"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Revisions for grammatical correctness.</w:t>
      </w:r>
    </w:p>
  </w:comment>
  <w:comment w:id="109"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Word order revision for syntax.</w:t>
      </w:r>
    </w:p>
  </w:comment>
  <w:comment w:id="113"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Verb tense revision to the simple present to describe a process.</w:t>
      </w:r>
    </w:p>
  </w:comment>
  <w:comment w:id="117"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Noun/verb agreement. The subject is number.</w:t>
      </w:r>
    </w:p>
  </w:comment>
  <w:comment w:id="123"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Please check for your intended meaning.</w:t>
      </w:r>
    </w:p>
  </w:comment>
  <w:comment w:id="145"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Revised to Eq. for consistency.</w:t>
      </w:r>
    </w:p>
  </w:comment>
  <w:comment w:id="161" w:author="." w:date="2011-07-06T11:32:00Z" w:initials=".">
    <w:p w:rsidR="004A4BEA" w:rsidRDefault="004A4BEA">
      <w:pPr>
        <w:pStyle w:val="CommentText"/>
      </w:pPr>
      <w:r>
        <w:t>Preposition revision. Compare with; contrast to</w:t>
      </w: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p>
  </w:comment>
  <w:comment w:id="164"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 xml:space="preserve">Revised for syntax and grammatical correctness. </w:t>
      </w:r>
    </w:p>
  </w:comment>
  <w:comment w:id="179"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Revised for grammatical correctness.</w:t>
      </w:r>
    </w:p>
  </w:comment>
  <w:comment w:id="196"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Revised for the split infinitive.</w:t>
      </w:r>
    </w:p>
  </w:comment>
  <w:comment w:id="227"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Revised to simple past tense to discuss previously published research.</w:t>
      </w:r>
    </w:p>
  </w:comment>
  <w:comment w:id="232" w:author="." w:date="2011-07-06T11:32:00Z" w:initials=".">
    <w:p w:rsidR="004A4BEA" w:rsidRDefault="004A4BEA">
      <w:pPr>
        <w:pStyle w:val="CommentText"/>
      </w:pPr>
      <w:r>
        <w:t>RE: look-</w:t>
      </w:r>
      <w:proofErr w:type="spellStart"/>
      <w:r>
        <w:t>up.</w:t>
      </w: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Your</w:t>
      </w:r>
      <w:proofErr w:type="spellEnd"/>
      <w:r>
        <w:t xml:space="preserve"> intended meaning is not clear. Please revise.</w:t>
      </w:r>
    </w:p>
  </w:comment>
  <w:comment w:id="237" w:author="." w:date="2011-07-06T11:32:00Z" w:initials=".">
    <w:p w:rsidR="004A4BEA" w:rsidRDefault="004A4BEA">
      <w:pPr>
        <w:pStyle w:val="CommentText"/>
      </w:pPr>
      <w:r>
        <w:t xml:space="preserve">Revised for grammatical correctness. </w:t>
      </w: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Please check that I have not changed your intended meaning.</w:t>
      </w:r>
    </w:p>
  </w:comment>
  <w:comment w:id="275"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 xml:space="preserve">Dangling ‘this’ error revised to the non restrictive ‘which to avoid ambiguity.  </w:t>
      </w:r>
    </w:p>
    <w:p w:rsidR="004A4BEA" w:rsidRDefault="004A4BEA">
      <w:pPr>
        <w:pStyle w:val="CommentText"/>
      </w:pPr>
    </w:p>
  </w:comment>
  <w:comment w:id="279"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Revised to provide a noun after ‘this’ to avoid ambiguity. Please check for your intended meaning.</w:t>
      </w:r>
    </w:p>
  </w:comment>
  <w:comment w:id="282"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Edited for redundancy.</w:t>
      </w:r>
    </w:p>
  </w:comment>
  <w:comment w:id="287"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Revised for grammatical correctness.</w:t>
      </w:r>
    </w:p>
  </w:comment>
  <w:comment w:id="303"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Edited for wordiness.</w:t>
      </w:r>
    </w:p>
  </w:comment>
  <w:comment w:id="318"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Please check that I have not changed your intended meaning.</w:t>
      </w:r>
    </w:p>
  </w:comment>
  <w:comment w:id="358"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Word choice revision for grammatical correctness.</w:t>
      </w:r>
    </w:p>
  </w:comment>
  <w:comment w:id="362"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Edited for redundancy.</w:t>
      </w:r>
    </w:p>
  </w:comment>
  <w:comment w:id="400"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Revised for grammatical correctness.</w:t>
      </w:r>
    </w:p>
  </w:comment>
  <w:comment w:id="401"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Re: Figure 2 notes. Please revise the punctuation to …CRD-MD Approach</w:t>
      </w:r>
      <w:proofErr w:type="gramStart"/>
      <w:r>
        <w:t>.(</w:t>
      </w:r>
      <w:proofErr w:type="gramEnd"/>
      <w:r>
        <w:t>Delete the semicolon)</w:t>
      </w:r>
    </w:p>
  </w:comment>
  <w:comment w:id="409"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Word choice revision.</w:t>
      </w:r>
    </w:p>
  </w:comment>
  <w:comment w:id="416"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Please check that I have not changed your intended meaning.</w:t>
      </w:r>
    </w:p>
  </w:comment>
  <w:comment w:id="442"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Dangling ‘this’ error revised to provide a noun after ‘This’.</w:t>
      </w:r>
    </w:p>
  </w:comment>
  <w:comment w:id="451"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Please revise Fig. 3 caption to lower case as follows: A prediction-correct approach with extrapolated/interpolated hybrid boundary conditions. Applying …</w:t>
      </w:r>
    </w:p>
  </w:comment>
  <w:comment w:id="458"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Revised for grammatical correctness.</w:t>
      </w:r>
    </w:p>
  </w:comment>
  <w:comment w:id="498"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The first use of an acronym should have the words spelled out, with the acronym in parentheses after the word. Please spell this out.</w:t>
      </w:r>
    </w:p>
  </w:comment>
  <w:comment w:id="536"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Edited for redundancy.</w:t>
      </w:r>
    </w:p>
  </w:comment>
  <w:comment w:id="558" w:author="." w:date="2011-07-06T11:32:00Z" w:initials=".">
    <w:p w:rsidR="004A4BEA" w:rsidRDefault="004A4BEA">
      <w:pPr>
        <w:pStyle w:val="CommentText"/>
      </w:pPr>
      <w:r>
        <w:t>Revised for colloquial language.</w:t>
      </w: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p>
  </w:comment>
  <w:comment w:id="575"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Please revise the figure caption and notes to the following:</w:t>
      </w:r>
    </w:p>
    <w:p w:rsidR="004A4BEA" w:rsidRDefault="004A4BEA">
      <w:pPr>
        <w:pStyle w:val="CommentText"/>
      </w:pPr>
      <w:r>
        <w:t>Architecture of the controller/manager and control flow. The application manager….The application agent system ….via the advert service. [Don’t forget the end punctuation!]</w:t>
      </w:r>
    </w:p>
  </w:comment>
  <w:comment w:id="605"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Revised for consistency.</w:t>
      </w:r>
    </w:p>
  </w:comment>
  <w:comment w:id="615" w:author="." w:date="2011-07-06T11:32:00Z" w:initials=".">
    <w:p w:rsidR="004A4BEA" w:rsidRDefault="004A4BEA">
      <w:pPr>
        <w:pStyle w:val="CommentText"/>
      </w:pPr>
      <w:r>
        <w:t xml:space="preserve">Revised for grammatical correctness. </w:t>
      </w: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Please check that I have not changed your intended meaning.</w:t>
      </w:r>
    </w:p>
  </w:comment>
  <w:comment w:id="629"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Revised for grammatical correctness.</w:t>
      </w:r>
    </w:p>
  </w:comment>
  <w:comment w:id="649"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Revised for colloquial language, which is redundant in this case.</w:t>
      </w:r>
    </w:p>
  </w:comment>
  <w:comment w:id="700"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Revised for syntax.</w:t>
      </w:r>
    </w:p>
  </w:comment>
  <w:comment w:id="719" w:author="." w:date="2011-07-06T11:32:00Z" w:initials=".">
    <w:p w:rsidR="004A4BEA" w:rsidRDefault="004A4BEA">
      <w:pPr>
        <w:pStyle w:val="CommentText"/>
      </w:pPr>
      <w:r>
        <w:t xml:space="preserve">Word choice revision. </w:t>
      </w: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Revised for grammatical correctness.</w:t>
      </w:r>
    </w:p>
  </w:comment>
  <w:comment w:id="768"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Please provide a unit of measurement here.</w:t>
      </w:r>
    </w:p>
  </w:comment>
  <w:comment w:id="789"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Word choice revision.</w:t>
      </w:r>
    </w:p>
  </w:comment>
  <w:comment w:id="805"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Revised for colloquial language.</w:t>
      </w:r>
    </w:p>
  </w:comment>
  <w:comment w:id="822"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Please provide a unit of measurement.</w:t>
      </w:r>
    </w:p>
  </w:comment>
  <w:comment w:id="831"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Edited for redundancy.</w:t>
      </w:r>
    </w:p>
  </w:comment>
  <w:comment w:id="846" w:author="." w:date="2011-07-06T11:32:00Z" w:initials=".">
    <w:p w:rsidR="004A4BEA" w:rsidRDefault="004A4BEA">
      <w:pPr>
        <w:pStyle w:val="CommentText"/>
      </w:pPr>
      <w:r>
        <w:t xml:space="preserve">Word choice revision. </w:t>
      </w: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Please check that I have not changed your intended meaning.</w:t>
      </w:r>
    </w:p>
  </w:comment>
  <w:comment w:id="858"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Please revise Table 2 title as follows: Statistical error in stationary flow simulation. Pure …</w:t>
      </w:r>
    </w:p>
  </w:comment>
  <w:comment w:id="905"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Word order revision for syntax.</w:t>
      </w:r>
    </w:p>
  </w:comment>
  <w:comment w:id="915"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Edited for redundancy.</w:t>
      </w:r>
    </w:p>
  </w:comment>
  <w:comment w:id="931"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Please check that I have not changed your intended meaning.</w:t>
      </w:r>
    </w:p>
  </w:comment>
  <w:comment w:id="935"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Please revise the figure caption as follows: Computational domain of the Couette flow simulation. The…</w:t>
      </w:r>
    </w:p>
  </w:comment>
  <w:comment w:id="942"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Please check that I have not changed your intended meaning.</w:t>
      </w:r>
    </w:p>
  </w:comment>
  <w:comment w:id="951"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The first use of an acronym should have the words spelled out, with the acronym in parentheses after the word. Please spell this out.</w:t>
      </w:r>
    </w:p>
  </w:comment>
  <w:comment w:id="953"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Revised to the active voice.</w:t>
      </w:r>
    </w:p>
  </w:comment>
  <w:comment w:id="957"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Please revised Figure 8 caption as follows: Unsteady Couette flow profile. The…</w:t>
      </w:r>
    </w:p>
  </w:comment>
  <w:comment w:id="1017"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Edited for redundancy.</w:t>
      </w:r>
    </w:p>
  </w:comment>
  <w:comment w:id="1028"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Word choice revision.</w:t>
      </w:r>
    </w:p>
  </w:comment>
  <w:comment w:id="1039"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 xml:space="preserve">Please revise Figure 9 caption as follows: </w:t>
      </w:r>
      <w:proofErr w:type="spellStart"/>
      <w:r>
        <w:t>Couette</w:t>
      </w:r>
      <w:proofErr w:type="spellEnd"/>
      <w:r>
        <w:t xml:space="preserve"> flow </w:t>
      </w:r>
      <w:proofErr w:type="spellStart"/>
      <w:r>
        <w:t>profine</w:t>
      </w:r>
      <w:proofErr w:type="spellEnd"/>
      <w:r>
        <w:t xml:space="preserve"> with and upper plate velocity of…. [Provide a period as end punctuation.]</w:t>
      </w:r>
    </w:p>
  </w:comment>
  <w:comment w:id="1050"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Do you mean the singular ‘phenomenon’. Please revise if necessary.</w:t>
      </w:r>
    </w:p>
  </w:comment>
  <w:comment w:id="1081"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Please revise Figure 10 caption as follows: Variation of continuum velocity at the position …height from the bottom wall (the middle of the overlapping region). Velocity…. In the case where 16…</w:t>
      </w:r>
    </w:p>
  </w:comment>
  <w:comment w:id="1109"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 xml:space="preserve">Please see comment #69 regarding the figure captions below. This comment applies throughout the remainder </w:t>
      </w:r>
      <w:proofErr w:type="gramStart"/>
      <w:r>
        <w:t>of  the</w:t>
      </w:r>
      <w:proofErr w:type="gramEnd"/>
      <w:r>
        <w:t xml:space="preserve"> document.</w:t>
      </w:r>
    </w:p>
  </w:comment>
  <w:comment w:id="1121" w:author="." w:date="2011-07-06T11:32:00Z" w:initials=".">
    <w:p w:rsidR="004A4BEA" w:rsidRPr="008B6CCF" w:rsidRDefault="004A4BEA">
      <w:pPr>
        <w:pStyle w:val="CommentText"/>
        <w:rPr>
          <w:lang w:val="en-CA"/>
        </w:rPr>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Do you mean: reasons or hypotheses</w:t>
      </w:r>
      <w:r>
        <w:rPr>
          <w:lang w:val="en-CA"/>
        </w:rPr>
        <w:t>? Please revise for clarity. Thank you.</w:t>
      </w:r>
    </w:p>
  </w:comment>
  <w:comment w:id="1146"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Writing Tip: Please do not use the conjunctions so, and, but, for, yet as transition words in academic writing.</w:t>
      </w:r>
    </w:p>
  </w:comment>
  <w:comment w:id="1170"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Word choice: effect is the noun; affect is the verb.</w:t>
      </w:r>
    </w:p>
  </w:comment>
  <w:comment w:id="1210"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Please see comment #70. Thank you.</w:t>
      </w:r>
    </w:p>
  </w:comment>
  <w:comment w:id="1257"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Please check that I have not changed your intended meaning.</w:t>
      </w:r>
    </w:p>
  </w:comment>
  <w:comment w:id="1261" w:author="." w:date="2011-07-06T11:32:00Z" w:initials=".">
    <w:p w:rsidR="004A4BEA" w:rsidRDefault="004A4BEA">
      <w:pPr>
        <w:pStyle w:val="CommentText"/>
      </w:pPr>
      <w:r>
        <w:t>Word choice revision.</w:t>
      </w: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p>
  </w:comment>
  <w:comment w:id="1301" w:author="." w:date="2011-07-06T11:32:00Z" w:initials=".">
    <w:p w:rsidR="004A4BEA" w:rsidRDefault="004A4BEA">
      <w:pPr>
        <w:pStyle w:val="CommentText"/>
      </w:pPr>
      <w:r>
        <w:t xml:space="preserve">Word choice revision. </w:t>
      </w: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Please check that I have not changed your intended meaning.</w:t>
      </w:r>
    </w:p>
  </w:comment>
  <w:comment w:id="1310"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Edited for redundancy.</w:t>
      </w:r>
    </w:p>
  </w:comment>
  <w:comment w:id="1323"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Edited for redundancy.</w:t>
      </w:r>
    </w:p>
  </w:comment>
  <w:comment w:id="1391"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The first use of an acronym should have the words spelled out, with the acronym in parentheses after the word. Please check for your intended meaning.</w:t>
      </w:r>
    </w:p>
  </w:comment>
  <w:comment w:id="1493"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Revised for syntax. Please check for your intended meaning.</w:t>
      </w:r>
    </w:p>
  </w:comment>
  <w:comment w:id="1515"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Revised for syntax</w:t>
      </w:r>
    </w:p>
  </w:comment>
  <w:comment w:id="1545" w:author="." w:date="2011-07-06T11:32:00Z" w:initials=".">
    <w:p w:rsidR="004A4BEA" w:rsidRDefault="004A4BEA">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Your intended meaning is not clear. Please revise.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80E07" w:rsidRDefault="00780E07" w:rsidP="00AC5CF2">
      <w:pPr>
        <w:spacing w:after="0" w:line="240" w:lineRule="auto"/>
      </w:pPr>
      <w:r>
        <w:separator/>
      </w:r>
    </w:p>
  </w:endnote>
  <w:endnote w:type="continuationSeparator" w:id="0">
    <w:p w:rsidR="00780E07" w:rsidRDefault="00780E07" w:rsidP="00AC5CF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맑은 고딕">
    <w:panose1 w:val="020B0503020000020004"/>
    <w:charset w:val="81"/>
    <w:family w:val="modern"/>
    <w:pitch w:val="variable"/>
    <w:sig w:usb0="900002AF" w:usb1="09D77CFB" w:usb2="00000012" w:usb3="00000000" w:csb0="00080001" w:csb1="00000000"/>
  </w:font>
  <w:font w:name="CM R 17">
    <w:altName w:val="Cambri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CMT I 12">
    <w:altName w:val="Cambria"/>
    <w:panose1 w:val="00000000000000000000"/>
    <w:charset w:val="00"/>
    <w:family w:val="swiss"/>
    <w:notTrueType/>
    <w:pitch w:val="default"/>
    <w:sig w:usb0="00000003" w:usb1="00000000" w:usb2="00000000" w:usb3="00000000" w:csb0="00000001" w:csb1="00000000"/>
  </w:font>
  <w:font w:name="CMS Y 7">
    <w:altName w:val="Arial Unicode MS"/>
    <w:panose1 w:val="00000000000000000000"/>
    <w:charset w:val="81"/>
    <w:family w:val="swiss"/>
    <w:notTrueType/>
    <w:pitch w:val="default"/>
    <w:sig w:usb0="00000000" w:usb1="09060000" w:usb2="00000010" w:usb3="00000000" w:csb0="0008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80E07" w:rsidRDefault="00780E07" w:rsidP="00AC5CF2">
      <w:pPr>
        <w:spacing w:after="0" w:line="240" w:lineRule="auto"/>
      </w:pPr>
      <w:r>
        <w:separator/>
      </w:r>
    </w:p>
  </w:footnote>
  <w:footnote w:type="continuationSeparator" w:id="0">
    <w:p w:rsidR="00780E07" w:rsidRDefault="00780E07" w:rsidP="00AC5CF2">
      <w:pPr>
        <w:spacing w:after="0" w:line="240" w:lineRule="auto"/>
      </w:pPr>
      <w:r>
        <w:continuationSeparator/>
      </w:r>
    </w:p>
  </w:footnote>
  <w:footnote w:id="1">
    <w:p w:rsidR="004A4BEA" w:rsidRPr="00890002" w:rsidRDefault="004A4BEA" w:rsidP="00A14B59">
      <w:pPr>
        <w:rPr>
          <w:sz w:val="18"/>
          <w:szCs w:val="18"/>
        </w:rPr>
      </w:pPr>
      <w:r w:rsidRPr="00890002">
        <w:rPr>
          <w:rStyle w:val="FootnoteReference"/>
          <w:sz w:val="18"/>
          <w:szCs w:val="18"/>
        </w:rPr>
        <w:footnoteRef/>
      </w:r>
      <w:r w:rsidRPr="00890002">
        <w:rPr>
          <w:sz w:val="18"/>
          <w:szCs w:val="18"/>
        </w:rPr>
        <w:t xml:space="preserve"> </w:t>
      </w:r>
      <w:ins w:id="244" w:author="." w:date="2011-07-05T20:53:00Z">
        <w:r>
          <w:rPr>
            <w:sz w:val="18"/>
            <w:szCs w:val="18"/>
          </w:rPr>
          <w:t xml:space="preserve">The </w:t>
        </w:r>
      </w:ins>
      <w:del w:id="245" w:author="." w:date="2011-07-05T20:53:00Z">
        <w:r w:rsidRPr="00890002" w:rsidDel="00D5285B">
          <w:rPr>
            <w:sz w:val="18"/>
            <w:szCs w:val="18"/>
          </w:rPr>
          <w:delText xml:space="preserve">Sampling </w:delText>
        </w:r>
      </w:del>
      <w:ins w:id="246" w:author="." w:date="2011-07-05T20:53:00Z">
        <w:r>
          <w:rPr>
            <w:sz w:val="18"/>
            <w:szCs w:val="18"/>
          </w:rPr>
          <w:t>s</w:t>
        </w:r>
        <w:r w:rsidRPr="00890002">
          <w:rPr>
            <w:sz w:val="18"/>
            <w:szCs w:val="18"/>
          </w:rPr>
          <w:t xml:space="preserve">ampling </w:t>
        </w:r>
      </w:ins>
      <w:r w:rsidRPr="00890002">
        <w:rPr>
          <w:sz w:val="18"/>
          <w:szCs w:val="18"/>
        </w:rPr>
        <w:t xml:space="preserve">interval is designed less than </w:t>
      </w:r>
      <w:r w:rsidRPr="00890002">
        <w:rPr>
          <w:i/>
          <w:sz w:val="18"/>
          <w:szCs w:val="18"/>
        </w:rPr>
        <w:t>1/100</w:t>
      </w:r>
      <w:r w:rsidRPr="00890002">
        <w:rPr>
          <w:i/>
          <w:sz w:val="18"/>
          <w:szCs w:val="18"/>
          <w:vertAlign w:val="superscript"/>
        </w:rPr>
        <w:t>th</w:t>
      </w:r>
      <w:r w:rsidRPr="00890002">
        <w:rPr>
          <w:sz w:val="18"/>
          <w:szCs w:val="18"/>
        </w:rPr>
        <w:t xml:space="preserve"> of hydrodynamic characteristic time; the location of </w:t>
      </w:r>
      <w:ins w:id="247" w:author="." w:date="2011-07-05T20:53:00Z">
        <w:r>
          <w:rPr>
            <w:sz w:val="18"/>
            <w:szCs w:val="18"/>
          </w:rPr>
          <w:t xml:space="preserve">the </w:t>
        </w:r>
      </w:ins>
      <w:r w:rsidRPr="00890002">
        <w:rPr>
          <w:sz w:val="18"/>
          <w:szCs w:val="18"/>
        </w:rPr>
        <w:t xml:space="preserve">sampling layer is placed </w:t>
      </w:r>
      <w:proofErr w:type="gramStart"/>
      <w:r w:rsidRPr="00890002">
        <w:rPr>
          <w:i/>
          <w:sz w:val="18"/>
          <w:szCs w:val="18"/>
        </w:rPr>
        <w:t>O(</w:t>
      </w:r>
      <w:proofErr w:type="gramEnd"/>
      <w:r w:rsidRPr="00890002">
        <w:rPr>
          <w:i/>
          <w:sz w:val="18"/>
          <w:szCs w:val="18"/>
        </w:rPr>
        <w:t>10)</w:t>
      </w:r>
      <w:r w:rsidRPr="00890002">
        <w:rPr>
          <w:sz w:val="18"/>
          <w:szCs w:val="18"/>
        </w:rPr>
        <w:t xml:space="preserve"> nanometers above the solid obstacle.</w:t>
      </w:r>
    </w:p>
  </w:footnote>
  <w:footnote w:id="2">
    <w:p w:rsidR="004A4BEA" w:rsidRPr="00890002" w:rsidRDefault="004A4BEA">
      <w:pPr>
        <w:pStyle w:val="FootnoteText"/>
        <w:rPr>
          <w:sz w:val="18"/>
          <w:szCs w:val="18"/>
        </w:rPr>
      </w:pPr>
      <w:r w:rsidRPr="00890002">
        <w:rPr>
          <w:rStyle w:val="FootnoteReference"/>
          <w:sz w:val="18"/>
          <w:szCs w:val="18"/>
        </w:rPr>
        <w:footnoteRef/>
      </w:r>
      <w:r w:rsidRPr="00890002">
        <w:rPr>
          <w:sz w:val="18"/>
          <w:szCs w:val="18"/>
        </w:rPr>
        <w:t xml:space="preserve"> The height of the domain can be reduced by placing a </w:t>
      </w:r>
      <w:proofErr w:type="spellStart"/>
      <w:r w:rsidRPr="00890002">
        <w:rPr>
          <w:sz w:val="18"/>
          <w:szCs w:val="18"/>
        </w:rPr>
        <w:t>specular</w:t>
      </w:r>
      <w:proofErr w:type="spellEnd"/>
      <w:r w:rsidRPr="00890002">
        <w:rPr>
          <w:sz w:val="18"/>
          <w:szCs w:val="18"/>
        </w:rPr>
        <w:t xml:space="preserve"> wall on the top, in case the system is sufficiently large; the length of the domain along the periodic direction can be arbitrarily chosen. The optimal length is further determined by the relation between the strength of noise and number of particles, i.e., </w:t>
      </w:r>
      <w:proofErr w:type="spellStart"/>
      <w:r w:rsidRPr="00890002">
        <w:rPr>
          <w:i/>
          <w:sz w:val="18"/>
          <w:szCs w:val="18"/>
        </w:rPr>
        <w:t>V</w:t>
      </w:r>
      <w:r w:rsidRPr="00890002">
        <w:rPr>
          <w:i/>
          <w:sz w:val="18"/>
          <w:szCs w:val="18"/>
          <w:vertAlign w:val="subscript"/>
        </w:rPr>
        <w:t>noise</w:t>
      </w:r>
      <w:proofErr w:type="spellEnd"/>
      <w:r w:rsidRPr="00890002">
        <w:rPr>
          <w:i/>
          <w:sz w:val="18"/>
          <w:szCs w:val="18"/>
        </w:rPr>
        <w:sym w:font="Symbol" w:char="F0B5"/>
      </w:r>
      <w:r w:rsidRPr="00890002">
        <w:rPr>
          <w:i/>
          <w:sz w:val="18"/>
          <w:szCs w:val="18"/>
        </w:rPr>
        <w:t xml:space="preserve"> 1/</w:t>
      </w:r>
      <w:r w:rsidRPr="00890002">
        <w:rPr>
          <w:i/>
          <w:sz w:val="18"/>
          <w:szCs w:val="18"/>
        </w:rPr>
        <w:sym w:font="Symbol" w:char="F0D6"/>
      </w:r>
      <w:r w:rsidRPr="00890002">
        <w:rPr>
          <w:i/>
          <w:sz w:val="18"/>
          <w:szCs w:val="18"/>
        </w:rPr>
        <w:t>N</w:t>
      </w:r>
      <w:r w:rsidRPr="00890002">
        <w:rPr>
          <w:sz w:val="18"/>
          <w:szCs w:val="18"/>
        </w:rPr>
        <w:t>.</w:t>
      </w:r>
    </w:p>
  </w:footnote>
  <w:footnote w:id="3">
    <w:p w:rsidR="004A4BEA" w:rsidRPr="00890002" w:rsidRDefault="004A4BEA">
      <w:pPr>
        <w:pStyle w:val="FootnoteText"/>
        <w:rPr>
          <w:sz w:val="18"/>
          <w:szCs w:val="18"/>
        </w:rPr>
      </w:pPr>
    </w:p>
    <w:p w:rsidR="004A4BEA" w:rsidRPr="00890002" w:rsidRDefault="004A4BEA">
      <w:pPr>
        <w:pStyle w:val="FootnoteText"/>
        <w:rPr>
          <w:sz w:val="18"/>
          <w:szCs w:val="18"/>
        </w:rPr>
      </w:pPr>
      <w:r w:rsidRPr="00890002">
        <w:rPr>
          <w:rStyle w:val="FootnoteReference"/>
          <w:sz w:val="18"/>
          <w:szCs w:val="18"/>
        </w:rPr>
        <w:footnoteRef/>
      </w:r>
      <w:r w:rsidRPr="00890002">
        <w:rPr>
          <w:sz w:val="18"/>
          <w:szCs w:val="18"/>
        </w:rPr>
        <w:t xml:space="preserve"> Data collection starts as soon as the relaxation process is finished. </w:t>
      </w:r>
      <w:ins w:id="250" w:author="." w:date="2011-07-05T20:53:00Z">
        <w:r>
          <w:rPr>
            <w:sz w:val="18"/>
            <w:szCs w:val="18"/>
          </w:rPr>
          <w:t xml:space="preserve">The </w:t>
        </w:r>
      </w:ins>
      <w:del w:id="251" w:author="." w:date="2011-07-05T20:53:00Z">
        <w:r w:rsidRPr="00890002" w:rsidDel="00D5285B">
          <w:rPr>
            <w:sz w:val="18"/>
            <w:szCs w:val="18"/>
          </w:rPr>
          <w:delText xml:space="preserve">Temporal </w:delText>
        </w:r>
      </w:del>
      <w:ins w:id="252" w:author="." w:date="2011-07-05T20:53:00Z">
        <w:r>
          <w:rPr>
            <w:sz w:val="18"/>
            <w:szCs w:val="18"/>
          </w:rPr>
          <w:t>t</w:t>
        </w:r>
        <w:r w:rsidRPr="00890002">
          <w:rPr>
            <w:sz w:val="18"/>
            <w:szCs w:val="18"/>
          </w:rPr>
          <w:t xml:space="preserve">emporal </w:t>
        </w:r>
      </w:ins>
      <w:r w:rsidRPr="00890002">
        <w:rPr>
          <w:sz w:val="18"/>
          <w:szCs w:val="18"/>
        </w:rPr>
        <w:t>history of averaged velocity from the smallest layer size with shortest sampling interval is stored.</w:t>
      </w:r>
    </w:p>
    <w:p w:rsidR="004A4BEA" w:rsidRPr="00890002" w:rsidRDefault="004A4BEA">
      <w:pPr>
        <w:pStyle w:val="FootnoteText"/>
        <w:rPr>
          <w:sz w:val="18"/>
          <w:szCs w:val="18"/>
        </w:rPr>
      </w:pPr>
    </w:p>
  </w:footnote>
  <w:footnote w:id="4">
    <w:p w:rsidR="004A4BEA" w:rsidRPr="00890002" w:rsidRDefault="004A4BEA">
      <w:pPr>
        <w:pStyle w:val="FootnoteText"/>
        <w:rPr>
          <w:sz w:val="18"/>
          <w:szCs w:val="18"/>
        </w:rPr>
      </w:pPr>
      <w:r w:rsidRPr="00890002">
        <w:rPr>
          <w:rStyle w:val="FootnoteReference"/>
          <w:sz w:val="18"/>
          <w:szCs w:val="18"/>
        </w:rPr>
        <w:footnoteRef/>
      </w:r>
      <w:r w:rsidRPr="00890002">
        <w:rPr>
          <w:sz w:val="18"/>
          <w:szCs w:val="18"/>
        </w:rPr>
        <w:t xml:space="preserve"> </w:t>
      </w:r>
      <w:ins w:id="254" w:author="." w:date="2011-07-05T20:54:00Z">
        <w:r>
          <w:rPr>
            <w:sz w:val="18"/>
            <w:szCs w:val="18"/>
          </w:rPr>
          <w:t xml:space="preserve">The </w:t>
        </w:r>
      </w:ins>
      <w:del w:id="255" w:author="." w:date="2011-07-05T20:54:00Z">
        <w:r w:rsidRPr="00890002" w:rsidDel="00BD0059">
          <w:rPr>
            <w:sz w:val="18"/>
            <w:szCs w:val="18"/>
          </w:rPr>
          <w:delText xml:space="preserve">Produced </w:delText>
        </w:r>
      </w:del>
      <w:r w:rsidRPr="00890002">
        <w:rPr>
          <w:sz w:val="18"/>
          <w:szCs w:val="18"/>
        </w:rPr>
        <w:t xml:space="preserve">dataset </w:t>
      </w:r>
      <w:ins w:id="256" w:author="." w:date="2011-07-05T20:54:00Z">
        <w:r>
          <w:rPr>
            <w:sz w:val="18"/>
            <w:szCs w:val="18"/>
          </w:rPr>
          <w:t>p</w:t>
        </w:r>
        <w:r w:rsidRPr="00890002">
          <w:rPr>
            <w:sz w:val="18"/>
            <w:szCs w:val="18"/>
          </w:rPr>
          <w:t xml:space="preserve">roduced </w:t>
        </w:r>
      </w:ins>
      <w:r w:rsidRPr="00890002">
        <w:rPr>
          <w:sz w:val="18"/>
          <w:szCs w:val="18"/>
        </w:rPr>
        <w:t>around the location of sampling layer is spatially and temporally averaged to produce the spatial and temporal variation of the sampled velocity.</w:t>
      </w:r>
    </w:p>
    <w:p w:rsidR="004A4BEA" w:rsidRPr="00890002" w:rsidRDefault="004A4BEA">
      <w:pPr>
        <w:pStyle w:val="FootnoteText"/>
        <w:rPr>
          <w:sz w:val="18"/>
          <w:szCs w:val="18"/>
        </w:rPr>
      </w:pPr>
    </w:p>
  </w:footnote>
  <w:footnote w:id="5">
    <w:p w:rsidR="004A4BEA" w:rsidRPr="00890002" w:rsidRDefault="004A4BEA" w:rsidP="00A14B59">
      <w:pPr>
        <w:rPr>
          <w:sz w:val="18"/>
          <w:szCs w:val="18"/>
        </w:rPr>
      </w:pPr>
      <w:r w:rsidRPr="00890002">
        <w:rPr>
          <w:rStyle w:val="FootnoteReference"/>
          <w:sz w:val="18"/>
          <w:szCs w:val="18"/>
        </w:rPr>
        <w:footnoteRef/>
      </w:r>
      <w:r w:rsidRPr="00890002">
        <w:rPr>
          <w:sz w:val="18"/>
          <w:szCs w:val="18"/>
        </w:rPr>
        <w:t>The noise is compared with the expected macroscopic velocity at that position, considering the linear velocity gradient from the wall to the far field. A paired condition</w:t>
      </w:r>
      <w:ins w:id="258" w:author="." w:date="2011-07-05T20:54:00Z">
        <w:r>
          <w:rPr>
            <w:sz w:val="18"/>
            <w:szCs w:val="18"/>
          </w:rPr>
          <w:t>,</w:t>
        </w:r>
      </w:ins>
      <w:r w:rsidRPr="00890002">
        <w:rPr>
          <w:sz w:val="18"/>
          <w:szCs w:val="18"/>
        </w:rPr>
        <w:t xml:space="preserve"> which produces </w:t>
      </w:r>
      <w:ins w:id="259" w:author="." w:date="2011-07-05T20:54:00Z">
        <w:r>
          <w:rPr>
            <w:sz w:val="18"/>
            <w:szCs w:val="18"/>
          </w:rPr>
          <w:t xml:space="preserve">a </w:t>
        </w:r>
      </w:ins>
      <w:r w:rsidRPr="00890002">
        <w:rPr>
          <w:sz w:val="18"/>
          <w:szCs w:val="18"/>
        </w:rPr>
        <w:t xml:space="preserve">sufficiently small portion of noise and whose temporal duration is less </w:t>
      </w:r>
      <w:proofErr w:type="spellStart"/>
      <w:proofErr w:type="gramStart"/>
      <w:r w:rsidRPr="00890002">
        <w:rPr>
          <w:sz w:val="18"/>
          <w:szCs w:val="18"/>
        </w:rPr>
        <w:t>than</w:t>
      </w:r>
      <w:ins w:id="260" w:author="." w:date="2011-07-05T20:54:00Z">
        <w:r>
          <w:rPr>
            <w:sz w:val="18"/>
            <w:szCs w:val="18"/>
          </w:rPr>
          <w:t>the</w:t>
        </w:r>
        <w:proofErr w:type="spellEnd"/>
        <w:r>
          <w:rPr>
            <w:sz w:val="18"/>
            <w:szCs w:val="18"/>
          </w:rPr>
          <w:t xml:space="preserve"> </w:t>
        </w:r>
      </w:ins>
      <w:r w:rsidRPr="00890002">
        <w:rPr>
          <w:sz w:val="18"/>
          <w:szCs w:val="18"/>
        </w:rPr>
        <w:t xml:space="preserve"> designed</w:t>
      </w:r>
      <w:proofErr w:type="gramEnd"/>
      <w:r w:rsidRPr="00890002">
        <w:rPr>
          <w:sz w:val="18"/>
          <w:szCs w:val="18"/>
        </w:rPr>
        <w:t xml:space="preserve"> sampling interval</w:t>
      </w:r>
      <w:ins w:id="261" w:author="." w:date="2011-07-05T20:54:00Z">
        <w:r>
          <w:rPr>
            <w:sz w:val="18"/>
            <w:szCs w:val="18"/>
          </w:rPr>
          <w:t>,</w:t>
        </w:r>
      </w:ins>
      <w:r w:rsidRPr="00890002">
        <w:rPr>
          <w:sz w:val="18"/>
          <w:szCs w:val="18"/>
        </w:rPr>
        <w:t xml:space="preserve"> is chosen to be the layer size and sampling duration of this hybrid simulation.</w:t>
      </w:r>
    </w:p>
    <w:p w:rsidR="004A4BEA" w:rsidRPr="00890002" w:rsidRDefault="004A4BEA">
      <w:pPr>
        <w:pStyle w:val="FootnoteText"/>
        <w:rPr>
          <w:sz w:val="18"/>
          <w:szCs w:val="18"/>
        </w:rPr>
      </w:pPr>
      <w:r w:rsidRPr="00890002">
        <w:rPr>
          <w:sz w:val="18"/>
          <w:szCs w:val="18"/>
        </w:rPr>
        <w:t xml:space="preserve"> </w:t>
      </w:r>
    </w:p>
  </w:footnote>
  <w:footnote w:id="6">
    <w:p w:rsidR="004A4BEA" w:rsidRPr="00890002" w:rsidRDefault="004A4BEA">
      <w:pPr>
        <w:pStyle w:val="FootnoteText"/>
        <w:rPr>
          <w:sz w:val="18"/>
          <w:szCs w:val="18"/>
        </w:rPr>
      </w:pPr>
      <w:r w:rsidRPr="00890002">
        <w:rPr>
          <w:rStyle w:val="FootnoteReference"/>
          <w:sz w:val="18"/>
          <w:szCs w:val="18"/>
        </w:rPr>
        <w:footnoteRef/>
      </w:r>
      <w:r w:rsidRPr="00890002">
        <w:rPr>
          <w:sz w:val="18"/>
          <w:szCs w:val="18"/>
        </w:rPr>
        <w:t xml:space="preserve"> If no condition is satisfactory, the acceptable condition can be obtained by either increasing the length of </w:t>
      </w:r>
      <w:ins w:id="266" w:author="." w:date="2011-07-05T20:55:00Z">
        <w:r>
          <w:rPr>
            <w:sz w:val="18"/>
            <w:szCs w:val="18"/>
          </w:rPr>
          <w:t xml:space="preserve">the </w:t>
        </w:r>
      </w:ins>
      <w:r w:rsidRPr="00890002">
        <w:rPr>
          <w:sz w:val="18"/>
          <w:szCs w:val="18"/>
        </w:rPr>
        <w:t xml:space="preserve">computational domain based on </w:t>
      </w:r>
      <w:proofErr w:type="spellStart"/>
      <w:r w:rsidRPr="00890002">
        <w:rPr>
          <w:i/>
          <w:sz w:val="18"/>
          <w:szCs w:val="18"/>
        </w:rPr>
        <w:t>V</w:t>
      </w:r>
      <w:r w:rsidRPr="00890002">
        <w:rPr>
          <w:i/>
          <w:sz w:val="18"/>
          <w:szCs w:val="18"/>
          <w:vertAlign w:val="subscript"/>
        </w:rPr>
        <w:t>noise</w:t>
      </w:r>
      <w:proofErr w:type="spellEnd"/>
      <w:r w:rsidRPr="00890002">
        <w:rPr>
          <w:i/>
          <w:sz w:val="18"/>
          <w:szCs w:val="18"/>
        </w:rPr>
        <w:sym w:font="Symbol" w:char="F0B5"/>
      </w:r>
      <w:r w:rsidRPr="00890002">
        <w:rPr>
          <w:i/>
          <w:sz w:val="18"/>
          <w:szCs w:val="18"/>
        </w:rPr>
        <w:t xml:space="preserve"> 1/</w:t>
      </w:r>
      <w:r w:rsidRPr="00890002">
        <w:rPr>
          <w:i/>
          <w:sz w:val="18"/>
          <w:szCs w:val="18"/>
        </w:rPr>
        <w:sym w:font="Symbol" w:char="F0D6"/>
      </w:r>
      <w:r w:rsidRPr="00890002">
        <w:rPr>
          <w:i/>
          <w:sz w:val="18"/>
          <w:szCs w:val="18"/>
        </w:rPr>
        <w:t>N</w:t>
      </w:r>
      <w:r w:rsidRPr="00890002">
        <w:rPr>
          <w:sz w:val="18"/>
          <w:szCs w:val="18"/>
        </w:rPr>
        <w:t xml:space="preserve"> or changing the position of </w:t>
      </w:r>
      <w:ins w:id="267" w:author="." w:date="2011-07-05T20:55:00Z">
        <w:r>
          <w:rPr>
            <w:sz w:val="18"/>
            <w:szCs w:val="18"/>
          </w:rPr>
          <w:t xml:space="preserve">the </w:t>
        </w:r>
      </w:ins>
      <w:r w:rsidRPr="00890002">
        <w:rPr>
          <w:sz w:val="18"/>
          <w:szCs w:val="18"/>
        </w:rPr>
        <w:t xml:space="preserve">sampling layer and repeating data processing. The </w:t>
      </w:r>
      <w:del w:id="268" w:author="." w:date="2011-07-05T20:55:00Z">
        <w:r w:rsidRPr="00890002" w:rsidDel="00536CA0">
          <w:rPr>
            <w:sz w:val="18"/>
            <w:szCs w:val="18"/>
          </w:rPr>
          <w:delText xml:space="preserve">one </w:delText>
        </w:r>
      </w:del>
      <w:r w:rsidRPr="00890002">
        <w:rPr>
          <w:sz w:val="18"/>
          <w:szCs w:val="18"/>
        </w:rPr>
        <w:t xml:space="preserve">condition </w:t>
      </w:r>
      <w:del w:id="269" w:author="." w:date="2011-07-05T20:55:00Z">
        <w:r w:rsidRPr="00890002" w:rsidDel="00536CA0">
          <w:rPr>
            <w:sz w:val="18"/>
            <w:szCs w:val="18"/>
          </w:rPr>
          <w:delText xml:space="preserve">which </w:delText>
        </w:r>
      </w:del>
      <w:ins w:id="270" w:author="." w:date="2011-07-05T20:55:00Z">
        <w:r>
          <w:rPr>
            <w:sz w:val="18"/>
            <w:szCs w:val="18"/>
          </w:rPr>
          <w:t>that</w:t>
        </w:r>
        <w:r w:rsidRPr="00890002">
          <w:rPr>
            <w:sz w:val="18"/>
            <w:szCs w:val="18"/>
          </w:rPr>
          <w:t xml:space="preserve"> </w:t>
        </w:r>
      </w:ins>
      <w:r w:rsidRPr="00890002">
        <w:rPr>
          <w:sz w:val="18"/>
          <w:szCs w:val="18"/>
        </w:rPr>
        <w:t>generates the smallest MD domain in the hybrid simulation is chosen.</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FF0A73"/>
    <w:multiLevelType w:val="hybridMultilevel"/>
    <w:tmpl w:val="1284B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CF2AD5"/>
    <w:multiLevelType w:val="multilevel"/>
    <w:tmpl w:val="82125438"/>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10FF4394"/>
    <w:multiLevelType w:val="hybridMultilevel"/>
    <w:tmpl w:val="B942CF5E"/>
    <w:lvl w:ilvl="0" w:tplc="03D6783A">
      <w:start w:val="3"/>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AA2AE2"/>
    <w:multiLevelType w:val="multilevel"/>
    <w:tmpl w:val="68F29D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2B146601"/>
    <w:multiLevelType w:val="multilevel"/>
    <w:tmpl w:val="FB78C1EC"/>
    <w:lvl w:ilvl="0">
      <w:start w:val="2"/>
      <w:numFmt w:val="decimal"/>
      <w:lvlText w:val="%1."/>
      <w:lvlJc w:val="left"/>
      <w:pPr>
        <w:ind w:left="500" w:hanging="500"/>
      </w:pPr>
      <w:rPr>
        <w:rFonts w:hint="default"/>
      </w:rPr>
    </w:lvl>
    <w:lvl w:ilvl="1">
      <w:start w:val="2"/>
      <w:numFmt w:val="decimal"/>
      <w:lvlText w:val="%1.%2."/>
      <w:lvlJc w:val="left"/>
      <w:pPr>
        <w:ind w:left="860" w:hanging="5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nsid w:val="3C5845C9"/>
    <w:multiLevelType w:val="hybridMultilevel"/>
    <w:tmpl w:val="845AE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91AE05"/>
    <w:multiLevelType w:val="hybridMultilevel"/>
    <w:tmpl w:val="8410D9C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54B27090"/>
    <w:multiLevelType w:val="multilevel"/>
    <w:tmpl w:val="9F26242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nsid w:val="575934DF"/>
    <w:multiLevelType w:val="hybridMultilevel"/>
    <w:tmpl w:val="0514321A"/>
    <w:lvl w:ilvl="0" w:tplc="04090001">
      <w:start w:val="1"/>
      <w:numFmt w:val="bullet"/>
      <w:lvlText w:val=""/>
      <w:lvlJc w:val="left"/>
      <w:pPr>
        <w:ind w:left="1080" w:hanging="72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D640444"/>
    <w:multiLevelType w:val="multilevel"/>
    <w:tmpl w:val="9F26242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nsid w:val="600976E8"/>
    <w:multiLevelType w:val="hybridMultilevel"/>
    <w:tmpl w:val="FF78377C"/>
    <w:lvl w:ilvl="0" w:tplc="03D6783A">
      <w:start w:val="3"/>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D5A64AB"/>
    <w:multiLevelType w:val="multilevel"/>
    <w:tmpl w:val="0B2C175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723113A4"/>
    <w:multiLevelType w:val="hybridMultilevel"/>
    <w:tmpl w:val="32683460"/>
    <w:lvl w:ilvl="0" w:tplc="18CA6EF6">
      <w:start w:val="3"/>
      <w:numFmt w:val="bullet"/>
      <w:lvlText w:val="-"/>
      <w:lvlJc w:val="left"/>
      <w:pPr>
        <w:ind w:left="860" w:hanging="360"/>
      </w:pPr>
      <w:rPr>
        <w:rFonts w:ascii="Times New Roman" w:eastAsiaTheme="minorHAnsi" w:hAnsi="Times New Roman" w:cstheme="minorBidi" w:hint="default"/>
      </w:rPr>
    </w:lvl>
    <w:lvl w:ilvl="1" w:tplc="04090003" w:tentative="1">
      <w:start w:val="1"/>
      <w:numFmt w:val="bullet"/>
      <w:lvlText w:val="o"/>
      <w:lvlJc w:val="left"/>
      <w:pPr>
        <w:ind w:left="1580" w:hanging="360"/>
      </w:pPr>
      <w:rPr>
        <w:rFonts w:ascii="Courier New" w:hAnsi="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3">
    <w:nsid w:val="7C800A1D"/>
    <w:multiLevelType w:val="multilevel"/>
    <w:tmpl w:val="9F26242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abstractNumId w:val="5"/>
  </w:num>
  <w:num w:numId="2">
    <w:abstractNumId w:val="11"/>
  </w:num>
  <w:num w:numId="3">
    <w:abstractNumId w:val="6"/>
  </w:num>
  <w:num w:numId="4">
    <w:abstractNumId w:val="3"/>
  </w:num>
  <w:num w:numId="5">
    <w:abstractNumId w:val="1"/>
  </w:num>
  <w:num w:numId="6">
    <w:abstractNumId w:val="0"/>
  </w:num>
  <w:num w:numId="7">
    <w:abstractNumId w:val="2"/>
  </w:num>
  <w:num w:numId="8">
    <w:abstractNumId w:val="10"/>
  </w:num>
  <w:num w:numId="9">
    <w:abstractNumId w:val="8"/>
  </w:num>
  <w:num w:numId="10">
    <w:abstractNumId w:val="7"/>
  </w:num>
  <w:num w:numId="11">
    <w:abstractNumId w:val="13"/>
  </w:num>
  <w:num w:numId="12">
    <w:abstractNumId w:val="9"/>
  </w:num>
  <w:num w:numId="13">
    <w:abstractNumId w:val="4"/>
  </w:num>
  <w:num w:numId="1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proofState w:spelling="clean" w:grammar="clean"/>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32770"/>
  </w:hdrShapeDefaults>
  <w:footnotePr>
    <w:footnote w:id="-1"/>
    <w:footnote w:id="0"/>
  </w:footnotePr>
  <w:endnotePr>
    <w:endnote w:id="-1"/>
    <w:endnote w:id="0"/>
  </w:endnotePr>
  <w:compat>
    <w:useFELayout/>
    <w:doNotAutofitConstrainedTables/>
    <w:splitPgBreakAndParaMark/>
    <w:doNotVertAlignCellWithSp/>
    <w:doNotBreakConstrainedForcedTable/>
    <w:useAnsiKerningPairs/>
    <w:cachedColBalance/>
  </w:compat>
  <w:rsids>
    <w:rsidRoot w:val="00E35F97"/>
    <w:rsid w:val="00016DFA"/>
    <w:rsid w:val="00017289"/>
    <w:rsid w:val="00021041"/>
    <w:rsid w:val="0002581C"/>
    <w:rsid w:val="00052A84"/>
    <w:rsid w:val="0005449A"/>
    <w:rsid w:val="00080E29"/>
    <w:rsid w:val="000D1905"/>
    <w:rsid w:val="000D3A0A"/>
    <w:rsid w:val="000E715C"/>
    <w:rsid w:val="000F1C14"/>
    <w:rsid w:val="000F398A"/>
    <w:rsid w:val="00107FE9"/>
    <w:rsid w:val="001359F5"/>
    <w:rsid w:val="001364DD"/>
    <w:rsid w:val="00146E40"/>
    <w:rsid w:val="00166092"/>
    <w:rsid w:val="00172BC1"/>
    <w:rsid w:val="00180EDA"/>
    <w:rsid w:val="00182CE4"/>
    <w:rsid w:val="00187AED"/>
    <w:rsid w:val="001953F7"/>
    <w:rsid w:val="00195606"/>
    <w:rsid w:val="001B2C3C"/>
    <w:rsid w:val="001C16CF"/>
    <w:rsid w:val="001C1808"/>
    <w:rsid w:val="001C72D6"/>
    <w:rsid w:val="001E23D4"/>
    <w:rsid w:val="001E3E95"/>
    <w:rsid w:val="001F0D57"/>
    <w:rsid w:val="001F750D"/>
    <w:rsid w:val="001F7DA9"/>
    <w:rsid w:val="00215DEF"/>
    <w:rsid w:val="002208E9"/>
    <w:rsid w:val="00225F9E"/>
    <w:rsid w:val="00244A6D"/>
    <w:rsid w:val="0024694D"/>
    <w:rsid w:val="002678B7"/>
    <w:rsid w:val="00290A51"/>
    <w:rsid w:val="002A1AE0"/>
    <w:rsid w:val="002A311F"/>
    <w:rsid w:val="002A6F96"/>
    <w:rsid w:val="002A7CED"/>
    <w:rsid w:val="002C5E1B"/>
    <w:rsid w:val="002C5F01"/>
    <w:rsid w:val="002D4127"/>
    <w:rsid w:val="002E6AEF"/>
    <w:rsid w:val="00374DC3"/>
    <w:rsid w:val="00394744"/>
    <w:rsid w:val="003A0670"/>
    <w:rsid w:val="003D5BA0"/>
    <w:rsid w:val="004525B8"/>
    <w:rsid w:val="004611B5"/>
    <w:rsid w:val="0047646E"/>
    <w:rsid w:val="004A1300"/>
    <w:rsid w:val="004A4BEA"/>
    <w:rsid w:val="004C1D46"/>
    <w:rsid w:val="004F742D"/>
    <w:rsid w:val="005120EC"/>
    <w:rsid w:val="00513817"/>
    <w:rsid w:val="00536CA0"/>
    <w:rsid w:val="00541D22"/>
    <w:rsid w:val="0056012D"/>
    <w:rsid w:val="005657E7"/>
    <w:rsid w:val="005871E9"/>
    <w:rsid w:val="00595873"/>
    <w:rsid w:val="005C4BF4"/>
    <w:rsid w:val="005D091B"/>
    <w:rsid w:val="005E1ED2"/>
    <w:rsid w:val="005E1F5C"/>
    <w:rsid w:val="00603628"/>
    <w:rsid w:val="00616BBE"/>
    <w:rsid w:val="00690707"/>
    <w:rsid w:val="00690822"/>
    <w:rsid w:val="006D00BB"/>
    <w:rsid w:val="006D44D6"/>
    <w:rsid w:val="006F2F0E"/>
    <w:rsid w:val="006F6E23"/>
    <w:rsid w:val="00707E63"/>
    <w:rsid w:val="00713291"/>
    <w:rsid w:val="00715135"/>
    <w:rsid w:val="007517EA"/>
    <w:rsid w:val="0075212F"/>
    <w:rsid w:val="00770BC0"/>
    <w:rsid w:val="00770C58"/>
    <w:rsid w:val="00780E07"/>
    <w:rsid w:val="00782750"/>
    <w:rsid w:val="007860E3"/>
    <w:rsid w:val="007862D8"/>
    <w:rsid w:val="007872DC"/>
    <w:rsid w:val="00797B17"/>
    <w:rsid w:val="007A2BF8"/>
    <w:rsid w:val="007B3D78"/>
    <w:rsid w:val="007C5875"/>
    <w:rsid w:val="007F25B9"/>
    <w:rsid w:val="0080628B"/>
    <w:rsid w:val="008245FA"/>
    <w:rsid w:val="00824A34"/>
    <w:rsid w:val="00830E9E"/>
    <w:rsid w:val="008438C9"/>
    <w:rsid w:val="00843916"/>
    <w:rsid w:val="008479DB"/>
    <w:rsid w:val="0086650D"/>
    <w:rsid w:val="008758A3"/>
    <w:rsid w:val="00882023"/>
    <w:rsid w:val="00890002"/>
    <w:rsid w:val="008B6CCF"/>
    <w:rsid w:val="008C5347"/>
    <w:rsid w:val="008E1192"/>
    <w:rsid w:val="008E4D43"/>
    <w:rsid w:val="008F3FC5"/>
    <w:rsid w:val="008F5926"/>
    <w:rsid w:val="0091631E"/>
    <w:rsid w:val="00916CB5"/>
    <w:rsid w:val="00923D3B"/>
    <w:rsid w:val="00931A81"/>
    <w:rsid w:val="00934EE9"/>
    <w:rsid w:val="009478FE"/>
    <w:rsid w:val="00963E15"/>
    <w:rsid w:val="00973813"/>
    <w:rsid w:val="00973DB1"/>
    <w:rsid w:val="00981D7C"/>
    <w:rsid w:val="00992ACD"/>
    <w:rsid w:val="00997B2B"/>
    <w:rsid w:val="009A7B42"/>
    <w:rsid w:val="009A7C29"/>
    <w:rsid w:val="009F1066"/>
    <w:rsid w:val="009F29E6"/>
    <w:rsid w:val="00A07445"/>
    <w:rsid w:val="00A14B59"/>
    <w:rsid w:val="00A1700E"/>
    <w:rsid w:val="00A22167"/>
    <w:rsid w:val="00A332F4"/>
    <w:rsid w:val="00A36B5C"/>
    <w:rsid w:val="00A36D66"/>
    <w:rsid w:val="00A640E5"/>
    <w:rsid w:val="00A659AB"/>
    <w:rsid w:val="00A9615A"/>
    <w:rsid w:val="00A9741E"/>
    <w:rsid w:val="00AA3824"/>
    <w:rsid w:val="00AC5CF2"/>
    <w:rsid w:val="00AD5F46"/>
    <w:rsid w:val="00AF43BF"/>
    <w:rsid w:val="00B001A2"/>
    <w:rsid w:val="00B00DC0"/>
    <w:rsid w:val="00B526AF"/>
    <w:rsid w:val="00B56C13"/>
    <w:rsid w:val="00B776EC"/>
    <w:rsid w:val="00B90B6C"/>
    <w:rsid w:val="00BA1834"/>
    <w:rsid w:val="00BA227B"/>
    <w:rsid w:val="00BA2B97"/>
    <w:rsid w:val="00BB0D83"/>
    <w:rsid w:val="00BB305C"/>
    <w:rsid w:val="00BB7827"/>
    <w:rsid w:val="00BD0059"/>
    <w:rsid w:val="00BD350C"/>
    <w:rsid w:val="00BE47BA"/>
    <w:rsid w:val="00BE5725"/>
    <w:rsid w:val="00C028B7"/>
    <w:rsid w:val="00C12165"/>
    <w:rsid w:val="00C17405"/>
    <w:rsid w:val="00C213D2"/>
    <w:rsid w:val="00C40E40"/>
    <w:rsid w:val="00C42BEB"/>
    <w:rsid w:val="00C500F8"/>
    <w:rsid w:val="00C50DE8"/>
    <w:rsid w:val="00C52FB7"/>
    <w:rsid w:val="00C74829"/>
    <w:rsid w:val="00C7731B"/>
    <w:rsid w:val="00C86629"/>
    <w:rsid w:val="00C86F56"/>
    <w:rsid w:val="00CA5C0B"/>
    <w:rsid w:val="00CE3E20"/>
    <w:rsid w:val="00D41BBC"/>
    <w:rsid w:val="00D5285B"/>
    <w:rsid w:val="00D67E89"/>
    <w:rsid w:val="00D96271"/>
    <w:rsid w:val="00D97181"/>
    <w:rsid w:val="00DA340B"/>
    <w:rsid w:val="00DC6053"/>
    <w:rsid w:val="00DE0D31"/>
    <w:rsid w:val="00DF1505"/>
    <w:rsid w:val="00E02EB2"/>
    <w:rsid w:val="00E20D49"/>
    <w:rsid w:val="00E35F97"/>
    <w:rsid w:val="00E514CC"/>
    <w:rsid w:val="00E71210"/>
    <w:rsid w:val="00E73A22"/>
    <w:rsid w:val="00E91D6A"/>
    <w:rsid w:val="00EA2FAE"/>
    <w:rsid w:val="00EA5691"/>
    <w:rsid w:val="00EB3843"/>
    <w:rsid w:val="00EC03CB"/>
    <w:rsid w:val="00EC6F77"/>
    <w:rsid w:val="00ED43D0"/>
    <w:rsid w:val="00ED541B"/>
    <w:rsid w:val="00ED5696"/>
    <w:rsid w:val="00ED5D15"/>
    <w:rsid w:val="00EE1789"/>
    <w:rsid w:val="00F2083F"/>
    <w:rsid w:val="00F349A9"/>
    <w:rsid w:val="00F50490"/>
    <w:rsid w:val="00F54E21"/>
    <w:rsid w:val="00F56359"/>
    <w:rsid w:val="00F82170"/>
    <w:rsid w:val="00F8676F"/>
    <w:rsid w:val="00F93DD4"/>
    <w:rsid w:val="00FA272E"/>
    <w:rsid w:val="00FB46B8"/>
    <w:rsid w:val="00FB4B79"/>
    <w:rsid w:val="00FE4298"/>
    <w:rsid w:val="00FF4BD1"/>
    <w:rsid w:val="00FF72A9"/>
  </w:rsids>
  <m:mathPr>
    <m:mathFont m:val="Cambria Math"/>
    <m:brkBin m:val="before"/>
    <m:brkBinSub m:val="--"/>
    <m:smallFrac m:val="off"/>
    <m:dispDef m:val="off"/>
    <m:lMargin m:val="0"/>
    <m:rMargin m:val="0"/>
    <m:defJc m:val="centerGroup"/>
    <m:wrapRight/>
    <m:intLim m:val="subSup"/>
    <m:naryLim m:val="subSup"/>
  </m:mathPr>
  <w:themeFontLang w:val="sv-SE" w:eastAsia="ko-KR"/>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5F97"/>
    <w:pPr>
      <w:spacing w:line="276" w:lineRule="auto"/>
      <w:jc w:val="both"/>
    </w:pPr>
    <w:rPr>
      <w:rFonts w:ascii="Times New Roman" w:hAnsi="Times New Roman"/>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M20">
    <w:name w:val="CM20"/>
    <w:basedOn w:val="Normal"/>
    <w:next w:val="Normal"/>
    <w:uiPriority w:val="99"/>
    <w:rsid w:val="00E35F97"/>
    <w:pPr>
      <w:widowControl w:val="0"/>
      <w:autoSpaceDE w:val="0"/>
      <w:autoSpaceDN w:val="0"/>
      <w:adjustRightInd w:val="0"/>
      <w:spacing w:after="0" w:line="240" w:lineRule="auto"/>
    </w:pPr>
    <w:rPr>
      <w:rFonts w:ascii="CM R 17" w:hAnsi="CM R 17"/>
      <w:sz w:val="24"/>
      <w:szCs w:val="24"/>
    </w:rPr>
  </w:style>
  <w:style w:type="paragraph" w:customStyle="1" w:styleId="CM21">
    <w:name w:val="CM21"/>
    <w:basedOn w:val="Normal"/>
    <w:next w:val="Normal"/>
    <w:uiPriority w:val="99"/>
    <w:rsid w:val="00E35F97"/>
    <w:pPr>
      <w:widowControl w:val="0"/>
      <w:autoSpaceDE w:val="0"/>
      <w:autoSpaceDN w:val="0"/>
      <w:adjustRightInd w:val="0"/>
      <w:spacing w:after="0" w:line="240" w:lineRule="auto"/>
    </w:pPr>
    <w:rPr>
      <w:rFonts w:ascii="CM R 17" w:hAnsi="CM R 17"/>
      <w:sz w:val="24"/>
      <w:szCs w:val="24"/>
    </w:rPr>
  </w:style>
  <w:style w:type="paragraph" w:customStyle="1" w:styleId="Default">
    <w:name w:val="Default"/>
    <w:rsid w:val="00E35F97"/>
    <w:pPr>
      <w:widowControl w:val="0"/>
      <w:autoSpaceDE w:val="0"/>
      <w:autoSpaceDN w:val="0"/>
      <w:adjustRightInd w:val="0"/>
      <w:spacing w:after="0"/>
    </w:pPr>
    <w:rPr>
      <w:rFonts w:ascii="CM R 17" w:hAnsi="CM R 17" w:cs="CM R 17"/>
      <w:color w:val="000000"/>
    </w:rPr>
  </w:style>
  <w:style w:type="paragraph" w:customStyle="1" w:styleId="CM22">
    <w:name w:val="CM22"/>
    <w:basedOn w:val="Default"/>
    <w:next w:val="Default"/>
    <w:uiPriority w:val="99"/>
    <w:rsid w:val="00E35F97"/>
    <w:rPr>
      <w:rFonts w:cstheme="minorBidi"/>
      <w:color w:val="auto"/>
    </w:rPr>
  </w:style>
  <w:style w:type="paragraph" w:customStyle="1" w:styleId="CM23">
    <w:name w:val="CM23"/>
    <w:basedOn w:val="Default"/>
    <w:next w:val="Default"/>
    <w:uiPriority w:val="99"/>
    <w:rsid w:val="00E35F97"/>
    <w:rPr>
      <w:rFonts w:cstheme="minorBidi"/>
      <w:color w:val="auto"/>
    </w:rPr>
  </w:style>
  <w:style w:type="paragraph" w:customStyle="1" w:styleId="CM3">
    <w:name w:val="CM3"/>
    <w:basedOn w:val="Default"/>
    <w:next w:val="Default"/>
    <w:uiPriority w:val="99"/>
    <w:rsid w:val="00E35F97"/>
    <w:rPr>
      <w:rFonts w:cstheme="minorBidi"/>
      <w:color w:val="auto"/>
    </w:rPr>
  </w:style>
  <w:style w:type="paragraph" w:styleId="Header">
    <w:name w:val="header"/>
    <w:basedOn w:val="Normal"/>
    <w:link w:val="HeaderChar"/>
    <w:uiPriority w:val="99"/>
    <w:semiHidden/>
    <w:unhideWhenUsed/>
    <w:rsid w:val="00E35F9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35F97"/>
    <w:rPr>
      <w:rFonts w:ascii="Times New Roman" w:hAnsi="Times New Roman"/>
      <w:sz w:val="22"/>
      <w:szCs w:val="22"/>
    </w:rPr>
  </w:style>
  <w:style w:type="paragraph" w:styleId="Footer">
    <w:name w:val="footer"/>
    <w:basedOn w:val="Normal"/>
    <w:link w:val="FooterChar"/>
    <w:uiPriority w:val="99"/>
    <w:semiHidden/>
    <w:unhideWhenUsed/>
    <w:rsid w:val="00E35F9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35F97"/>
    <w:rPr>
      <w:rFonts w:ascii="Times New Roman" w:hAnsi="Times New Roman"/>
      <w:sz w:val="22"/>
      <w:szCs w:val="22"/>
    </w:rPr>
  </w:style>
  <w:style w:type="paragraph" w:customStyle="1" w:styleId="CM4">
    <w:name w:val="CM4"/>
    <w:basedOn w:val="Default"/>
    <w:next w:val="Default"/>
    <w:uiPriority w:val="99"/>
    <w:rsid w:val="00E35F97"/>
    <w:pPr>
      <w:spacing w:line="240" w:lineRule="atLeast"/>
    </w:pPr>
    <w:rPr>
      <w:rFonts w:cstheme="minorBidi"/>
      <w:color w:val="auto"/>
    </w:rPr>
  </w:style>
  <w:style w:type="paragraph" w:styleId="BalloonText">
    <w:name w:val="Balloon Text"/>
    <w:basedOn w:val="Normal"/>
    <w:link w:val="BalloonTextChar"/>
    <w:uiPriority w:val="99"/>
    <w:semiHidden/>
    <w:unhideWhenUsed/>
    <w:rsid w:val="00E35F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5F97"/>
    <w:rPr>
      <w:rFonts w:ascii="Tahoma" w:hAnsi="Tahoma" w:cs="Tahoma"/>
      <w:sz w:val="16"/>
      <w:szCs w:val="16"/>
    </w:rPr>
  </w:style>
  <w:style w:type="paragraph" w:customStyle="1" w:styleId="CM2">
    <w:name w:val="CM2"/>
    <w:basedOn w:val="Default"/>
    <w:next w:val="Default"/>
    <w:uiPriority w:val="99"/>
    <w:rsid w:val="00E35F97"/>
    <w:pPr>
      <w:spacing w:line="280" w:lineRule="atLeast"/>
    </w:pPr>
    <w:rPr>
      <w:rFonts w:cstheme="minorBidi"/>
      <w:color w:val="auto"/>
    </w:rPr>
  </w:style>
  <w:style w:type="paragraph" w:styleId="FootnoteText">
    <w:name w:val="footnote text"/>
    <w:basedOn w:val="Normal"/>
    <w:link w:val="FootnoteTextChar"/>
    <w:uiPriority w:val="99"/>
    <w:unhideWhenUsed/>
    <w:rsid w:val="00E35F97"/>
    <w:pPr>
      <w:spacing w:after="0" w:line="240" w:lineRule="auto"/>
    </w:pPr>
    <w:rPr>
      <w:sz w:val="20"/>
      <w:szCs w:val="20"/>
    </w:rPr>
  </w:style>
  <w:style w:type="character" w:customStyle="1" w:styleId="FootnoteTextChar">
    <w:name w:val="Footnote Text Char"/>
    <w:basedOn w:val="DefaultParagraphFont"/>
    <w:link w:val="FootnoteText"/>
    <w:uiPriority w:val="99"/>
    <w:rsid w:val="00E35F97"/>
    <w:rPr>
      <w:rFonts w:ascii="Times New Roman" w:hAnsi="Times New Roman"/>
      <w:sz w:val="20"/>
      <w:szCs w:val="20"/>
    </w:rPr>
  </w:style>
  <w:style w:type="character" w:styleId="FootnoteReference">
    <w:name w:val="footnote reference"/>
    <w:basedOn w:val="DefaultParagraphFont"/>
    <w:uiPriority w:val="99"/>
    <w:semiHidden/>
    <w:unhideWhenUsed/>
    <w:rsid w:val="00E35F97"/>
    <w:rPr>
      <w:vertAlign w:val="superscript"/>
    </w:rPr>
  </w:style>
  <w:style w:type="table" w:styleId="TableGrid">
    <w:name w:val="Table Grid"/>
    <w:basedOn w:val="TableNormal"/>
    <w:uiPriority w:val="59"/>
    <w:rsid w:val="00E35F97"/>
    <w:pPr>
      <w:spacing w:after="0"/>
    </w:pPr>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E35F97"/>
    <w:pPr>
      <w:ind w:left="720"/>
      <w:contextualSpacing/>
    </w:pPr>
  </w:style>
  <w:style w:type="paragraph" w:styleId="CommentText">
    <w:name w:val="annotation text"/>
    <w:basedOn w:val="Normal"/>
    <w:link w:val="CommentTextChar"/>
    <w:uiPriority w:val="99"/>
    <w:unhideWhenUsed/>
    <w:rsid w:val="00E35F97"/>
    <w:pPr>
      <w:spacing w:line="240" w:lineRule="auto"/>
    </w:pPr>
    <w:rPr>
      <w:sz w:val="20"/>
      <w:szCs w:val="20"/>
    </w:rPr>
  </w:style>
  <w:style w:type="character" w:customStyle="1" w:styleId="CommentTextChar">
    <w:name w:val="Comment Text Char"/>
    <w:basedOn w:val="DefaultParagraphFont"/>
    <w:link w:val="CommentText"/>
    <w:uiPriority w:val="99"/>
    <w:rsid w:val="00E35F9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35F97"/>
    <w:rPr>
      <w:b/>
      <w:bCs/>
    </w:rPr>
  </w:style>
  <w:style w:type="character" w:customStyle="1" w:styleId="CommentSubjectChar">
    <w:name w:val="Comment Subject Char"/>
    <w:basedOn w:val="CommentTextChar"/>
    <w:link w:val="CommentSubject"/>
    <w:uiPriority w:val="99"/>
    <w:semiHidden/>
    <w:rsid w:val="00E35F97"/>
    <w:rPr>
      <w:b/>
      <w:bCs/>
    </w:rPr>
  </w:style>
  <w:style w:type="paragraph" w:styleId="Revision">
    <w:name w:val="Revision"/>
    <w:hidden/>
    <w:uiPriority w:val="99"/>
    <w:semiHidden/>
    <w:rsid w:val="00E35F97"/>
    <w:pPr>
      <w:spacing w:after="0"/>
    </w:pPr>
    <w:rPr>
      <w:rFonts w:ascii="Times New Roman" w:hAnsi="Times New Roman"/>
      <w:sz w:val="22"/>
      <w:szCs w:val="22"/>
    </w:rPr>
  </w:style>
  <w:style w:type="character" w:styleId="PlaceholderText">
    <w:name w:val="Placeholder Text"/>
    <w:basedOn w:val="DefaultParagraphFont"/>
    <w:uiPriority w:val="99"/>
    <w:semiHidden/>
    <w:rsid w:val="00890002"/>
    <w:rPr>
      <w:color w:val="808080"/>
    </w:rPr>
  </w:style>
  <w:style w:type="character" w:styleId="CommentReference">
    <w:name w:val="annotation reference"/>
    <w:basedOn w:val="DefaultParagraphFont"/>
    <w:uiPriority w:val="99"/>
    <w:unhideWhenUsed/>
    <w:rsid w:val="001C16CF"/>
    <w:rPr>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1.emf"/><Relationship Id="rId12" Type="http://schemas.openxmlformats.org/officeDocument/2006/relationships/comments" Target="comments.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package" Target="embeddings/Microsoft_Office_Word_Document1.docx"/><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38</Pages>
  <Words>12596</Words>
  <Characters>66765</Characters>
  <Application>Microsoft Office Word</Application>
  <DocSecurity>0</DocSecurity>
  <Lines>556</Lines>
  <Paragraphs>158</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LSU</Company>
  <LinksUpToDate>false</LinksUpToDate>
  <CharactersWithSpaces>79203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 Kim</dc:creator>
  <cp:lastModifiedBy>Soon-Heum "Jeff" Ko</cp:lastModifiedBy>
  <cp:revision>2</cp:revision>
  <dcterms:created xsi:type="dcterms:W3CDTF">2011-07-08T11:51:00Z</dcterms:created>
  <dcterms:modified xsi:type="dcterms:W3CDTF">2011-07-08T11:51:00Z</dcterms:modified>
</cp:coreProperties>
</file>